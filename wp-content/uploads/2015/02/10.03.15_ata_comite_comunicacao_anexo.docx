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62DA3" w14:textId="77777777" w:rsidR="0018458C" w:rsidRPr="00593987" w:rsidRDefault="0018458C" w:rsidP="0018458C">
      <w:pPr>
        <w:rPr>
          <w:rFonts w:ascii="Arial" w:hAnsi="Arial" w:cs="Arial"/>
          <w:color w:val="000000"/>
          <w:sz w:val="30"/>
          <w:szCs w:val="30"/>
        </w:rPr>
      </w:pPr>
    </w:p>
    <w:p w14:paraId="15E1AD8B" w14:textId="77777777" w:rsidR="0018458C" w:rsidRPr="00593987" w:rsidRDefault="0018458C" w:rsidP="0018458C">
      <w:pPr>
        <w:rPr>
          <w:rFonts w:ascii="Arial" w:hAnsi="Arial" w:cs="Arial"/>
          <w:color w:val="000000"/>
          <w:sz w:val="30"/>
          <w:szCs w:val="30"/>
        </w:rPr>
      </w:pPr>
    </w:p>
    <w:p w14:paraId="0DCB737C" w14:textId="77777777" w:rsidR="0018458C" w:rsidRPr="00593987" w:rsidRDefault="002D320D" w:rsidP="0018458C">
      <w:pPr>
        <w:rPr>
          <w:rFonts w:ascii="Arial" w:hAnsi="Arial" w:cs="Arial"/>
          <w:color w:val="000000"/>
          <w:sz w:val="30"/>
          <w:szCs w:val="30"/>
        </w:rPr>
      </w:pPr>
      <w:del w:id="0" w:author="Fabio B" w:date="2015-03-11T10:01:00Z">
        <w:r w:rsidDel="00AE5643">
          <w:rPr>
            <w:rFonts w:ascii="Arial" w:hAnsi="Arial" w:cs="Arial"/>
            <w:noProof/>
            <w:color w:val="000000"/>
            <w:sz w:val="30"/>
            <w:szCs w:val="30"/>
            <w:lang w:eastAsia="pt-BR"/>
          </w:rPr>
          <w:drawing>
            <wp:inline distT="0" distB="0" distL="0" distR="0" wp14:anchorId="1241F315" wp14:editId="071724FB">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del>
    </w:p>
    <w:p w14:paraId="511A022F" w14:textId="77777777" w:rsidR="004C23E9" w:rsidRDefault="004C23E9" w:rsidP="000711F2">
      <w:pPr>
        <w:autoSpaceDE w:val="0"/>
        <w:autoSpaceDN w:val="0"/>
        <w:adjustRightInd w:val="0"/>
        <w:spacing w:after="0" w:line="240" w:lineRule="auto"/>
        <w:jc w:val="center"/>
        <w:rPr>
          <w:ins w:id="1" w:author="Fabio B" w:date="2015-03-11T10:13:00Z"/>
          <w:rFonts w:ascii="Arial" w:hAnsi="Arial" w:cs="Arial"/>
          <w:b/>
          <w:color w:val="000000"/>
          <w:sz w:val="60"/>
          <w:szCs w:val="60"/>
        </w:rPr>
      </w:pPr>
    </w:p>
    <w:p w14:paraId="6DD2B05E" w14:textId="77777777" w:rsidR="004C23E9" w:rsidRDefault="004C23E9" w:rsidP="000711F2">
      <w:pPr>
        <w:autoSpaceDE w:val="0"/>
        <w:autoSpaceDN w:val="0"/>
        <w:adjustRightInd w:val="0"/>
        <w:spacing w:after="0" w:line="240" w:lineRule="auto"/>
        <w:jc w:val="center"/>
        <w:rPr>
          <w:ins w:id="2" w:author="Fabio B" w:date="2015-03-11T10:13:00Z"/>
          <w:rFonts w:ascii="Arial" w:hAnsi="Arial" w:cs="Arial"/>
          <w:b/>
          <w:color w:val="000000"/>
          <w:sz w:val="60"/>
          <w:szCs w:val="60"/>
        </w:rPr>
      </w:pPr>
    </w:p>
    <w:p w14:paraId="46C50A8C" w14:textId="77777777" w:rsidR="004C23E9" w:rsidRDefault="004C23E9" w:rsidP="000711F2">
      <w:pPr>
        <w:autoSpaceDE w:val="0"/>
        <w:autoSpaceDN w:val="0"/>
        <w:adjustRightInd w:val="0"/>
        <w:spacing w:after="0" w:line="240" w:lineRule="auto"/>
        <w:jc w:val="center"/>
        <w:rPr>
          <w:ins w:id="3" w:author="Fabio B" w:date="2015-03-11T10:13:00Z"/>
          <w:rFonts w:ascii="Arial" w:hAnsi="Arial" w:cs="Arial"/>
          <w:b/>
          <w:color w:val="000000"/>
          <w:sz w:val="60"/>
          <w:szCs w:val="60"/>
        </w:rPr>
      </w:pPr>
    </w:p>
    <w:p w14:paraId="10327534" w14:textId="77777777" w:rsidR="000711F2" w:rsidRPr="004C23E9" w:rsidRDefault="004C23E9" w:rsidP="000711F2">
      <w:pPr>
        <w:autoSpaceDE w:val="0"/>
        <w:autoSpaceDN w:val="0"/>
        <w:adjustRightInd w:val="0"/>
        <w:spacing w:after="0" w:line="240" w:lineRule="auto"/>
        <w:jc w:val="center"/>
        <w:rPr>
          <w:ins w:id="4" w:author="Fabio B" w:date="2015-03-09T15:50:00Z"/>
          <w:rFonts w:ascii="Arial" w:hAnsi="Arial" w:cs="Arial"/>
          <w:b/>
          <w:color w:val="000000"/>
          <w:sz w:val="60"/>
          <w:szCs w:val="60"/>
          <w:rPrChange w:id="5" w:author="Fabio B" w:date="2015-03-11T10:13:00Z">
            <w:rPr>
              <w:ins w:id="6" w:author="Fabio B" w:date="2015-03-09T15:50:00Z"/>
              <w:rFonts w:ascii="Arial" w:hAnsi="Arial" w:cs="Arial"/>
              <w:b/>
              <w:color w:val="000000"/>
              <w:sz w:val="30"/>
              <w:szCs w:val="30"/>
            </w:rPr>
          </w:rPrChange>
        </w:rPr>
      </w:pPr>
      <w:ins w:id="7" w:author="Fabio B" w:date="2015-03-11T10:12:00Z">
        <w:r w:rsidRPr="004C23E9">
          <w:rPr>
            <w:rFonts w:ascii="Arial" w:hAnsi="Arial" w:cs="Arial"/>
            <w:b/>
            <w:color w:val="000000"/>
            <w:sz w:val="60"/>
            <w:szCs w:val="60"/>
            <w:rPrChange w:id="8" w:author="Fabio B" w:date="2015-03-11T10:13:00Z">
              <w:rPr>
                <w:rFonts w:ascii="Arial" w:hAnsi="Arial" w:cs="Arial"/>
                <w:b/>
                <w:color w:val="000000"/>
                <w:sz w:val="30"/>
                <w:szCs w:val="30"/>
              </w:rPr>
            </w:rPrChange>
          </w:rPr>
          <w:t>O CICLO DA</w:t>
        </w:r>
      </w:ins>
      <w:ins w:id="9" w:author="Fabio B" w:date="2015-03-11T10:13:00Z">
        <w:r>
          <w:rPr>
            <w:rFonts w:ascii="Arial" w:hAnsi="Arial" w:cs="Arial"/>
            <w:b/>
            <w:color w:val="000000"/>
            <w:sz w:val="60"/>
            <w:szCs w:val="60"/>
          </w:rPr>
          <w:t xml:space="preserve"> </w:t>
        </w:r>
      </w:ins>
      <w:ins w:id="10" w:author="Fabio B" w:date="2015-03-11T10:12:00Z">
        <w:r w:rsidRPr="004C23E9">
          <w:rPr>
            <w:rFonts w:ascii="Arial" w:hAnsi="Arial" w:cs="Arial"/>
            <w:b/>
            <w:color w:val="000000"/>
            <w:sz w:val="60"/>
            <w:szCs w:val="60"/>
            <w:rPrChange w:id="11" w:author="Fabio B" w:date="2015-03-11T10:13:00Z">
              <w:rPr>
                <w:rFonts w:ascii="Arial" w:hAnsi="Arial" w:cs="Arial"/>
                <w:b/>
                <w:color w:val="000000"/>
                <w:sz w:val="30"/>
                <w:szCs w:val="30"/>
              </w:rPr>
            </w:rPrChange>
          </w:rPr>
          <w:t>INCORPORAÇÃO IMOBILIÁRIA</w:t>
        </w:r>
      </w:ins>
    </w:p>
    <w:p w14:paraId="7AC70548" w14:textId="77777777" w:rsidR="000711F2" w:rsidRDefault="000711F2" w:rsidP="000711F2">
      <w:pPr>
        <w:autoSpaceDE w:val="0"/>
        <w:autoSpaceDN w:val="0"/>
        <w:adjustRightInd w:val="0"/>
        <w:spacing w:after="0" w:line="240" w:lineRule="auto"/>
        <w:jc w:val="center"/>
        <w:rPr>
          <w:ins w:id="12" w:author="Fabio B" w:date="2015-03-09T15:50:00Z"/>
          <w:rFonts w:ascii="Arial" w:hAnsi="Arial" w:cs="Arial"/>
          <w:b/>
          <w:color w:val="000000"/>
          <w:sz w:val="30"/>
          <w:szCs w:val="30"/>
        </w:rPr>
      </w:pPr>
    </w:p>
    <w:p w14:paraId="4022A09B" w14:textId="77777777" w:rsidR="000711F2" w:rsidRDefault="000711F2" w:rsidP="000711F2">
      <w:pPr>
        <w:autoSpaceDE w:val="0"/>
        <w:autoSpaceDN w:val="0"/>
        <w:adjustRightInd w:val="0"/>
        <w:spacing w:after="0" w:line="240" w:lineRule="auto"/>
        <w:jc w:val="center"/>
        <w:rPr>
          <w:ins w:id="13" w:author="Fabio B" w:date="2015-03-09T15:50:00Z"/>
          <w:rFonts w:ascii="Arial" w:hAnsi="Arial" w:cs="Arial"/>
          <w:b/>
          <w:color w:val="000000"/>
          <w:sz w:val="30"/>
          <w:szCs w:val="30"/>
        </w:rPr>
      </w:pPr>
    </w:p>
    <w:p w14:paraId="0B78211F" w14:textId="77777777" w:rsidR="000711F2" w:rsidRDefault="000711F2" w:rsidP="000711F2">
      <w:pPr>
        <w:autoSpaceDE w:val="0"/>
        <w:autoSpaceDN w:val="0"/>
        <w:adjustRightInd w:val="0"/>
        <w:spacing w:after="0" w:line="240" w:lineRule="auto"/>
        <w:jc w:val="center"/>
        <w:rPr>
          <w:ins w:id="14" w:author="Fabio B" w:date="2015-03-09T15:50:00Z"/>
          <w:rFonts w:ascii="Arial" w:hAnsi="Arial" w:cs="Arial"/>
          <w:b/>
          <w:color w:val="000000"/>
          <w:sz w:val="30"/>
          <w:szCs w:val="30"/>
        </w:rPr>
      </w:pPr>
    </w:p>
    <w:p w14:paraId="1A9B4854" w14:textId="77777777" w:rsidR="000711F2" w:rsidRDefault="000711F2" w:rsidP="000711F2">
      <w:pPr>
        <w:autoSpaceDE w:val="0"/>
        <w:autoSpaceDN w:val="0"/>
        <w:adjustRightInd w:val="0"/>
        <w:spacing w:after="0" w:line="240" w:lineRule="auto"/>
        <w:jc w:val="center"/>
        <w:rPr>
          <w:ins w:id="15" w:author="Fabio B" w:date="2015-03-09T15:50:00Z"/>
          <w:rFonts w:ascii="Arial" w:hAnsi="Arial" w:cs="Arial"/>
          <w:b/>
          <w:color w:val="000000"/>
          <w:sz w:val="30"/>
          <w:szCs w:val="30"/>
        </w:rPr>
      </w:pPr>
    </w:p>
    <w:p w14:paraId="52327C7B" w14:textId="77777777" w:rsidR="000711F2" w:rsidRDefault="000711F2" w:rsidP="000711F2">
      <w:pPr>
        <w:autoSpaceDE w:val="0"/>
        <w:autoSpaceDN w:val="0"/>
        <w:adjustRightInd w:val="0"/>
        <w:spacing w:after="0" w:line="240" w:lineRule="auto"/>
        <w:jc w:val="center"/>
        <w:rPr>
          <w:ins w:id="16" w:author="Fabio B" w:date="2015-03-09T15:50:00Z"/>
          <w:rFonts w:ascii="Arial" w:hAnsi="Arial" w:cs="Arial"/>
          <w:b/>
          <w:color w:val="000000"/>
          <w:sz w:val="30"/>
          <w:szCs w:val="30"/>
        </w:rPr>
      </w:pPr>
    </w:p>
    <w:p w14:paraId="75DE5CD6" w14:textId="77777777" w:rsidR="000711F2" w:rsidRDefault="000711F2" w:rsidP="000711F2">
      <w:pPr>
        <w:autoSpaceDE w:val="0"/>
        <w:autoSpaceDN w:val="0"/>
        <w:adjustRightInd w:val="0"/>
        <w:spacing w:after="0" w:line="240" w:lineRule="auto"/>
        <w:jc w:val="center"/>
        <w:rPr>
          <w:ins w:id="17" w:author="Fabio B" w:date="2015-03-09T15:50:00Z"/>
          <w:rFonts w:ascii="Arial" w:hAnsi="Arial" w:cs="Arial"/>
          <w:b/>
          <w:color w:val="000000"/>
          <w:sz w:val="30"/>
          <w:szCs w:val="30"/>
        </w:rPr>
      </w:pPr>
    </w:p>
    <w:p w14:paraId="6E9C7BFE" w14:textId="77777777" w:rsidR="000711F2" w:rsidRDefault="000711F2" w:rsidP="000711F2">
      <w:pPr>
        <w:autoSpaceDE w:val="0"/>
        <w:autoSpaceDN w:val="0"/>
        <w:adjustRightInd w:val="0"/>
        <w:spacing w:after="0" w:line="240" w:lineRule="auto"/>
        <w:jc w:val="center"/>
        <w:rPr>
          <w:ins w:id="18" w:author="Fabio B" w:date="2015-03-09T15:50:00Z"/>
          <w:rFonts w:ascii="Arial" w:hAnsi="Arial" w:cs="Arial"/>
          <w:b/>
          <w:color w:val="000000"/>
          <w:sz w:val="30"/>
          <w:szCs w:val="30"/>
        </w:rPr>
      </w:pPr>
    </w:p>
    <w:p w14:paraId="044DC207" w14:textId="77777777" w:rsidR="000711F2" w:rsidRDefault="000711F2" w:rsidP="000711F2">
      <w:pPr>
        <w:autoSpaceDE w:val="0"/>
        <w:autoSpaceDN w:val="0"/>
        <w:adjustRightInd w:val="0"/>
        <w:spacing w:after="0" w:line="240" w:lineRule="auto"/>
        <w:jc w:val="center"/>
        <w:rPr>
          <w:ins w:id="19" w:author="Fabio B" w:date="2015-03-09T15:50:00Z"/>
          <w:rFonts w:ascii="Arial" w:hAnsi="Arial" w:cs="Arial"/>
          <w:b/>
          <w:color w:val="000000"/>
          <w:sz w:val="30"/>
          <w:szCs w:val="30"/>
        </w:rPr>
      </w:pPr>
    </w:p>
    <w:p w14:paraId="361938AC" w14:textId="77777777" w:rsidR="000711F2" w:rsidRDefault="000711F2" w:rsidP="000711F2">
      <w:pPr>
        <w:autoSpaceDE w:val="0"/>
        <w:autoSpaceDN w:val="0"/>
        <w:adjustRightInd w:val="0"/>
        <w:spacing w:after="0" w:line="240" w:lineRule="auto"/>
        <w:jc w:val="center"/>
        <w:rPr>
          <w:ins w:id="20" w:author="Fabio B" w:date="2015-03-09T15:50:00Z"/>
          <w:rFonts w:ascii="Arial" w:hAnsi="Arial" w:cs="Arial"/>
          <w:b/>
          <w:color w:val="000000"/>
          <w:sz w:val="30"/>
          <w:szCs w:val="30"/>
        </w:rPr>
      </w:pPr>
    </w:p>
    <w:p w14:paraId="009FE5D2" w14:textId="77777777" w:rsidR="000711F2" w:rsidRDefault="000711F2" w:rsidP="000711F2">
      <w:pPr>
        <w:autoSpaceDE w:val="0"/>
        <w:autoSpaceDN w:val="0"/>
        <w:adjustRightInd w:val="0"/>
        <w:spacing w:after="0" w:line="240" w:lineRule="auto"/>
        <w:jc w:val="center"/>
        <w:rPr>
          <w:ins w:id="21" w:author="Fabio B" w:date="2015-03-09T15:50:00Z"/>
          <w:rFonts w:ascii="Arial" w:hAnsi="Arial" w:cs="Arial"/>
          <w:b/>
          <w:color w:val="000000"/>
          <w:sz w:val="30"/>
          <w:szCs w:val="30"/>
        </w:rPr>
      </w:pPr>
    </w:p>
    <w:p w14:paraId="114059C5" w14:textId="77777777" w:rsidR="000711F2" w:rsidRDefault="000711F2" w:rsidP="000711F2">
      <w:pPr>
        <w:autoSpaceDE w:val="0"/>
        <w:autoSpaceDN w:val="0"/>
        <w:adjustRightInd w:val="0"/>
        <w:spacing w:after="0" w:line="240" w:lineRule="auto"/>
        <w:jc w:val="center"/>
        <w:rPr>
          <w:ins w:id="22" w:author="Fabio B" w:date="2015-03-09T15:50:00Z"/>
          <w:rFonts w:ascii="Arial" w:hAnsi="Arial" w:cs="Arial"/>
          <w:b/>
          <w:color w:val="000000"/>
          <w:sz w:val="30"/>
          <w:szCs w:val="30"/>
        </w:rPr>
      </w:pPr>
    </w:p>
    <w:p w14:paraId="6CC0A20C" w14:textId="77777777" w:rsidR="000711F2" w:rsidRDefault="000711F2" w:rsidP="000711F2">
      <w:pPr>
        <w:autoSpaceDE w:val="0"/>
        <w:autoSpaceDN w:val="0"/>
        <w:adjustRightInd w:val="0"/>
        <w:spacing w:after="0" w:line="240" w:lineRule="auto"/>
        <w:jc w:val="center"/>
        <w:rPr>
          <w:ins w:id="23" w:author="Fabio B" w:date="2015-03-09T15:50:00Z"/>
          <w:rFonts w:ascii="Arial" w:hAnsi="Arial" w:cs="Arial"/>
          <w:b/>
          <w:color w:val="000000"/>
          <w:sz w:val="30"/>
          <w:szCs w:val="30"/>
        </w:rPr>
      </w:pPr>
    </w:p>
    <w:p w14:paraId="351596A4" w14:textId="77777777" w:rsidR="000711F2" w:rsidRDefault="000711F2" w:rsidP="000711F2">
      <w:pPr>
        <w:autoSpaceDE w:val="0"/>
        <w:autoSpaceDN w:val="0"/>
        <w:adjustRightInd w:val="0"/>
        <w:spacing w:after="0" w:line="240" w:lineRule="auto"/>
        <w:jc w:val="center"/>
        <w:rPr>
          <w:ins w:id="24" w:author="Fabio B" w:date="2015-03-09T15:50:00Z"/>
          <w:rFonts w:ascii="Arial" w:hAnsi="Arial" w:cs="Arial"/>
          <w:b/>
          <w:color w:val="000000"/>
          <w:sz w:val="30"/>
          <w:szCs w:val="30"/>
        </w:rPr>
      </w:pPr>
    </w:p>
    <w:p w14:paraId="1840DF95" w14:textId="77777777" w:rsidR="000711F2" w:rsidRDefault="000711F2" w:rsidP="000711F2">
      <w:pPr>
        <w:autoSpaceDE w:val="0"/>
        <w:autoSpaceDN w:val="0"/>
        <w:adjustRightInd w:val="0"/>
        <w:spacing w:after="0" w:line="240" w:lineRule="auto"/>
        <w:jc w:val="center"/>
        <w:rPr>
          <w:ins w:id="25" w:author="Fabio B" w:date="2015-03-09T15:50:00Z"/>
          <w:rFonts w:ascii="Arial" w:hAnsi="Arial" w:cs="Arial"/>
          <w:b/>
          <w:color w:val="000000"/>
          <w:sz w:val="30"/>
          <w:szCs w:val="30"/>
        </w:rPr>
      </w:pPr>
    </w:p>
    <w:p w14:paraId="0BCE0DFB" w14:textId="77777777" w:rsidR="000711F2" w:rsidRDefault="000711F2" w:rsidP="000711F2">
      <w:pPr>
        <w:autoSpaceDE w:val="0"/>
        <w:autoSpaceDN w:val="0"/>
        <w:adjustRightInd w:val="0"/>
        <w:spacing w:after="0" w:line="240" w:lineRule="auto"/>
        <w:jc w:val="center"/>
        <w:rPr>
          <w:ins w:id="26" w:author="Fabio B" w:date="2015-03-09T15:50:00Z"/>
          <w:rFonts w:ascii="Arial" w:hAnsi="Arial" w:cs="Arial"/>
          <w:b/>
          <w:color w:val="000000"/>
          <w:sz w:val="30"/>
          <w:szCs w:val="30"/>
        </w:rPr>
      </w:pPr>
    </w:p>
    <w:p w14:paraId="7AFB0828" w14:textId="77777777" w:rsidR="000711F2" w:rsidRDefault="000711F2" w:rsidP="000711F2">
      <w:pPr>
        <w:autoSpaceDE w:val="0"/>
        <w:autoSpaceDN w:val="0"/>
        <w:adjustRightInd w:val="0"/>
        <w:spacing w:after="0" w:line="240" w:lineRule="auto"/>
        <w:jc w:val="center"/>
        <w:rPr>
          <w:ins w:id="27" w:author="Fabio B" w:date="2015-03-09T15:50:00Z"/>
          <w:rFonts w:ascii="Arial" w:hAnsi="Arial" w:cs="Arial"/>
          <w:b/>
          <w:color w:val="000000"/>
          <w:sz w:val="30"/>
          <w:szCs w:val="30"/>
        </w:rPr>
      </w:pPr>
    </w:p>
    <w:p w14:paraId="0B74ECA8" w14:textId="77777777" w:rsidR="000711F2" w:rsidRDefault="000711F2" w:rsidP="000711F2">
      <w:pPr>
        <w:autoSpaceDE w:val="0"/>
        <w:autoSpaceDN w:val="0"/>
        <w:adjustRightInd w:val="0"/>
        <w:spacing w:after="0" w:line="240" w:lineRule="auto"/>
        <w:jc w:val="center"/>
        <w:rPr>
          <w:ins w:id="28" w:author="Fabio B" w:date="2015-03-09T15:50:00Z"/>
          <w:rFonts w:ascii="Arial" w:hAnsi="Arial" w:cs="Arial"/>
          <w:b/>
          <w:color w:val="000000"/>
          <w:sz w:val="30"/>
          <w:szCs w:val="30"/>
        </w:rPr>
      </w:pPr>
      <w:bookmarkStart w:id="29" w:name="_GoBack"/>
      <w:bookmarkEnd w:id="29"/>
    </w:p>
    <w:p w14:paraId="1FA7A1E7" w14:textId="77777777" w:rsidR="000711F2" w:rsidRDefault="000711F2" w:rsidP="000711F2">
      <w:pPr>
        <w:autoSpaceDE w:val="0"/>
        <w:autoSpaceDN w:val="0"/>
        <w:adjustRightInd w:val="0"/>
        <w:spacing w:after="0" w:line="240" w:lineRule="auto"/>
        <w:jc w:val="center"/>
        <w:rPr>
          <w:ins w:id="30" w:author="Fabio B" w:date="2015-03-09T15:50:00Z"/>
          <w:rFonts w:ascii="Arial" w:hAnsi="Arial" w:cs="Arial"/>
          <w:b/>
          <w:color w:val="000000"/>
          <w:sz w:val="30"/>
          <w:szCs w:val="30"/>
        </w:rPr>
      </w:pPr>
    </w:p>
    <w:p w14:paraId="7CFAEF95" w14:textId="77777777" w:rsidR="000711F2" w:rsidRDefault="000711F2" w:rsidP="000711F2">
      <w:pPr>
        <w:autoSpaceDE w:val="0"/>
        <w:autoSpaceDN w:val="0"/>
        <w:adjustRightInd w:val="0"/>
        <w:spacing w:after="0" w:line="240" w:lineRule="auto"/>
        <w:jc w:val="center"/>
        <w:rPr>
          <w:ins w:id="31" w:author="Fabio B" w:date="2015-03-09T15:50:00Z"/>
          <w:rFonts w:ascii="Arial" w:hAnsi="Arial" w:cs="Arial"/>
          <w:b/>
          <w:color w:val="000000"/>
          <w:sz w:val="30"/>
          <w:szCs w:val="30"/>
        </w:rPr>
      </w:pPr>
    </w:p>
    <w:p w14:paraId="41C63112" w14:textId="77777777" w:rsidR="000711F2" w:rsidRDefault="000711F2" w:rsidP="000711F2">
      <w:pPr>
        <w:autoSpaceDE w:val="0"/>
        <w:autoSpaceDN w:val="0"/>
        <w:adjustRightInd w:val="0"/>
        <w:spacing w:after="0" w:line="240" w:lineRule="auto"/>
        <w:jc w:val="center"/>
        <w:rPr>
          <w:ins w:id="32" w:author="Fabio B" w:date="2015-03-09T15:50:00Z"/>
          <w:rFonts w:ascii="Arial" w:hAnsi="Arial" w:cs="Arial"/>
          <w:b/>
          <w:color w:val="000000"/>
          <w:sz w:val="30"/>
          <w:szCs w:val="30"/>
        </w:rPr>
      </w:pPr>
    </w:p>
    <w:p w14:paraId="6B5568D0" w14:textId="77777777" w:rsidR="000711F2" w:rsidRDefault="000711F2" w:rsidP="000711F2">
      <w:pPr>
        <w:autoSpaceDE w:val="0"/>
        <w:autoSpaceDN w:val="0"/>
        <w:adjustRightInd w:val="0"/>
        <w:spacing w:after="0" w:line="240" w:lineRule="auto"/>
        <w:jc w:val="center"/>
        <w:rPr>
          <w:ins w:id="33" w:author="Fabio B" w:date="2015-03-09T15:50:00Z"/>
          <w:rFonts w:ascii="Arial" w:hAnsi="Arial" w:cs="Arial"/>
          <w:b/>
          <w:color w:val="000000"/>
          <w:sz w:val="30"/>
          <w:szCs w:val="30"/>
        </w:rPr>
      </w:pPr>
    </w:p>
    <w:p w14:paraId="46A2D545" w14:textId="77777777" w:rsidR="000711F2" w:rsidRDefault="000711F2" w:rsidP="000711F2">
      <w:pPr>
        <w:autoSpaceDE w:val="0"/>
        <w:autoSpaceDN w:val="0"/>
        <w:adjustRightInd w:val="0"/>
        <w:spacing w:after="0" w:line="240" w:lineRule="auto"/>
        <w:jc w:val="center"/>
        <w:rPr>
          <w:ins w:id="34" w:author="Fabio B" w:date="2015-03-09T15:50:00Z"/>
          <w:rFonts w:ascii="Arial" w:hAnsi="Arial" w:cs="Arial"/>
          <w:b/>
          <w:color w:val="000000"/>
          <w:sz w:val="30"/>
          <w:szCs w:val="30"/>
        </w:rPr>
      </w:pPr>
    </w:p>
    <w:p w14:paraId="6FDC8C82" w14:textId="77777777" w:rsidR="000711F2" w:rsidRDefault="000711F2" w:rsidP="000711F2">
      <w:pPr>
        <w:autoSpaceDE w:val="0"/>
        <w:autoSpaceDN w:val="0"/>
        <w:adjustRightInd w:val="0"/>
        <w:spacing w:after="0" w:line="240" w:lineRule="auto"/>
        <w:jc w:val="center"/>
        <w:rPr>
          <w:ins w:id="35" w:author="Fabio B" w:date="2015-03-09T15:50:00Z"/>
          <w:rFonts w:ascii="Arial" w:hAnsi="Arial" w:cs="Arial"/>
          <w:b/>
          <w:color w:val="000000"/>
          <w:sz w:val="30"/>
          <w:szCs w:val="30"/>
        </w:rPr>
      </w:pPr>
    </w:p>
    <w:p w14:paraId="7B074C43" w14:textId="77777777" w:rsidR="000711F2" w:rsidRDefault="000711F2" w:rsidP="000711F2">
      <w:pPr>
        <w:autoSpaceDE w:val="0"/>
        <w:autoSpaceDN w:val="0"/>
        <w:adjustRightInd w:val="0"/>
        <w:spacing w:after="0" w:line="240" w:lineRule="auto"/>
        <w:jc w:val="center"/>
        <w:rPr>
          <w:ins w:id="36" w:author="Fabio B" w:date="2015-03-09T15:50:00Z"/>
          <w:rFonts w:ascii="Arial" w:hAnsi="Arial" w:cs="Arial"/>
          <w:b/>
          <w:color w:val="000000"/>
          <w:sz w:val="30"/>
          <w:szCs w:val="30"/>
        </w:rPr>
      </w:pPr>
    </w:p>
    <w:p w14:paraId="62059C0D" w14:textId="77777777" w:rsidR="000711F2" w:rsidRDefault="000711F2" w:rsidP="000711F2">
      <w:pPr>
        <w:autoSpaceDE w:val="0"/>
        <w:autoSpaceDN w:val="0"/>
        <w:adjustRightInd w:val="0"/>
        <w:spacing w:after="0" w:line="240" w:lineRule="auto"/>
        <w:jc w:val="center"/>
        <w:rPr>
          <w:ins w:id="37" w:author="Fabio B" w:date="2015-03-09T15:50:00Z"/>
          <w:rFonts w:ascii="Arial" w:hAnsi="Arial" w:cs="Arial"/>
          <w:b/>
          <w:color w:val="000000"/>
          <w:sz w:val="30"/>
          <w:szCs w:val="30"/>
        </w:rPr>
      </w:pPr>
    </w:p>
    <w:p w14:paraId="0C40865A" w14:textId="77777777" w:rsidR="000711F2" w:rsidRDefault="000711F2" w:rsidP="000711F2">
      <w:pPr>
        <w:autoSpaceDE w:val="0"/>
        <w:autoSpaceDN w:val="0"/>
        <w:adjustRightInd w:val="0"/>
        <w:spacing w:after="0" w:line="240" w:lineRule="auto"/>
        <w:jc w:val="center"/>
        <w:rPr>
          <w:ins w:id="38" w:author="Fabio B" w:date="2015-03-09T15:50:00Z"/>
          <w:rFonts w:ascii="Arial" w:hAnsi="Arial" w:cs="Arial"/>
          <w:b/>
          <w:color w:val="000000"/>
          <w:sz w:val="30"/>
          <w:szCs w:val="30"/>
        </w:rPr>
      </w:pPr>
    </w:p>
    <w:p w14:paraId="226EE631" w14:textId="77777777" w:rsidR="000711F2" w:rsidRDefault="000711F2" w:rsidP="000711F2">
      <w:pPr>
        <w:autoSpaceDE w:val="0"/>
        <w:autoSpaceDN w:val="0"/>
        <w:adjustRightInd w:val="0"/>
        <w:spacing w:after="0" w:line="240" w:lineRule="auto"/>
        <w:jc w:val="center"/>
        <w:rPr>
          <w:ins w:id="39" w:author="Fabio B" w:date="2015-03-11T10:12:00Z"/>
          <w:rFonts w:ascii="Arial" w:hAnsi="Arial" w:cs="Arial"/>
          <w:b/>
          <w:color w:val="000000"/>
          <w:sz w:val="30"/>
          <w:szCs w:val="30"/>
        </w:rPr>
      </w:pPr>
    </w:p>
    <w:p w14:paraId="1381A1D2" w14:textId="77777777" w:rsidR="004C23E9" w:rsidRDefault="004C23E9" w:rsidP="000711F2">
      <w:pPr>
        <w:autoSpaceDE w:val="0"/>
        <w:autoSpaceDN w:val="0"/>
        <w:adjustRightInd w:val="0"/>
        <w:spacing w:after="0" w:line="240" w:lineRule="auto"/>
        <w:jc w:val="center"/>
        <w:rPr>
          <w:ins w:id="40" w:author="Fabio B" w:date="2015-03-11T10:12:00Z"/>
          <w:rFonts w:ascii="Arial" w:hAnsi="Arial" w:cs="Arial"/>
          <w:b/>
          <w:color w:val="000000"/>
          <w:sz w:val="30"/>
          <w:szCs w:val="30"/>
        </w:rPr>
      </w:pPr>
    </w:p>
    <w:p w14:paraId="6F29BBB8" w14:textId="77777777" w:rsidR="004C23E9" w:rsidRDefault="004C23E9" w:rsidP="000711F2">
      <w:pPr>
        <w:autoSpaceDE w:val="0"/>
        <w:autoSpaceDN w:val="0"/>
        <w:adjustRightInd w:val="0"/>
        <w:spacing w:after="0" w:line="240" w:lineRule="auto"/>
        <w:jc w:val="center"/>
        <w:rPr>
          <w:ins w:id="41" w:author="Fabio B" w:date="2015-03-11T10:12:00Z"/>
          <w:rFonts w:ascii="Arial" w:hAnsi="Arial" w:cs="Arial"/>
          <w:b/>
          <w:color w:val="000000"/>
          <w:sz w:val="30"/>
          <w:szCs w:val="30"/>
        </w:rPr>
      </w:pPr>
    </w:p>
    <w:p w14:paraId="2F137828" w14:textId="77777777" w:rsidR="000711F2" w:rsidRPr="00593987" w:rsidRDefault="000711F2" w:rsidP="000711F2">
      <w:pPr>
        <w:autoSpaceDE w:val="0"/>
        <w:autoSpaceDN w:val="0"/>
        <w:adjustRightInd w:val="0"/>
        <w:spacing w:after="0" w:line="240" w:lineRule="auto"/>
        <w:jc w:val="center"/>
        <w:rPr>
          <w:ins w:id="42" w:author="Fabio B" w:date="2015-03-09T15:49:00Z"/>
          <w:rFonts w:ascii="Arial" w:hAnsi="Arial" w:cs="Arial"/>
          <w:b/>
          <w:color w:val="000000"/>
          <w:sz w:val="30"/>
          <w:szCs w:val="30"/>
        </w:rPr>
      </w:pPr>
      <w:ins w:id="43" w:author="Fabio B" w:date="2015-03-09T15:49:00Z">
        <w:r w:rsidRPr="00593987">
          <w:rPr>
            <w:rFonts w:ascii="Arial" w:hAnsi="Arial" w:cs="Arial"/>
            <w:b/>
            <w:color w:val="000000"/>
            <w:sz w:val="30"/>
            <w:szCs w:val="30"/>
          </w:rPr>
          <w:t>Ficha Técnica</w:t>
        </w:r>
      </w:ins>
    </w:p>
    <w:p w14:paraId="18F5692E" w14:textId="77777777" w:rsidR="000711F2" w:rsidRPr="00593987" w:rsidRDefault="000711F2" w:rsidP="000711F2">
      <w:pPr>
        <w:autoSpaceDE w:val="0"/>
        <w:autoSpaceDN w:val="0"/>
        <w:adjustRightInd w:val="0"/>
        <w:spacing w:after="0" w:line="240" w:lineRule="auto"/>
        <w:jc w:val="center"/>
        <w:rPr>
          <w:ins w:id="44" w:author="Fabio B" w:date="2015-03-09T15:49:00Z"/>
          <w:rFonts w:ascii="Arial" w:hAnsi="Arial" w:cs="Arial"/>
          <w:color w:val="000000"/>
          <w:sz w:val="30"/>
          <w:szCs w:val="30"/>
        </w:rPr>
      </w:pPr>
    </w:p>
    <w:p w14:paraId="19D0CA9A" w14:textId="77777777" w:rsidR="000711F2" w:rsidRPr="00593987" w:rsidRDefault="000711F2" w:rsidP="000711F2">
      <w:pPr>
        <w:autoSpaceDE w:val="0"/>
        <w:autoSpaceDN w:val="0"/>
        <w:adjustRightInd w:val="0"/>
        <w:spacing w:after="0" w:line="240" w:lineRule="auto"/>
        <w:jc w:val="center"/>
        <w:rPr>
          <w:ins w:id="45" w:author="Fabio B" w:date="2015-03-09T15:49:00Z"/>
          <w:rFonts w:ascii="Arial" w:hAnsi="Arial" w:cs="Arial"/>
          <w:b/>
          <w:color w:val="000000"/>
          <w:sz w:val="30"/>
          <w:szCs w:val="30"/>
        </w:rPr>
      </w:pPr>
      <w:ins w:id="46" w:author="Fabio B" w:date="2015-03-09T15:49:00Z">
        <w:r w:rsidRPr="00593987">
          <w:rPr>
            <w:rFonts w:ascii="Arial" w:hAnsi="Arial" w:cs="Arial"/>
            <w:b/>
            <w:color w:val="000000"/>
            <w:sz w:val="30"/>
            <w:szCs w:val="30"/>
          </w:rPr>
          <w:t>Realização</w:t>
        </w:r>
      </w:ins>
    </w:p>
    <w:p w14:paraId="79F934F5" w14:textId="77777777" w:rsidR="000711F2" w:rsidRDefault="000711F2" w:rsidP="000711F2">
      <w:pPr>
        <w:autoSpaceDE w:val="0"/>
        <w:autoSpaceDN w:val="0"/>
        <w:adjustRightInd w:val="0"/>
        <w:spacing w:after="0" w:line="240" w:lineRule="auto"/>
        <w:jc w:val="center"/>
        <w:rPr>
          <w:ins w:id="47" w:author="Fabio B" w:date="2015-03-09T15:49:00Z"/>
          <w:rFonts w:ascii="Arial" w:hAnsi="Arial" w:cs="Arial"/>
          <w:color w:val="000000"/>
          <w:sz w:val="30"/>
          <w:szCs w:val="30"/>
        </w:rPr>
      </w:pPr>
    </w:p>
    <w:p w14:paraId="687191FD" w14:textId="77777777" w:rsidR="000711F2" w:rsidRPr="00593987" w:rsidRDefault="000711F2" w:rsidP="000711F2">
      <w:pPr>
        <w:autoSpaceDE w:val="0"/>
        <w:autoSpaceDN w:val="0"/>
        <w:adjustRightInd w:val="0"/>
        <w:spacing w:after="0" w:line="240" w:lineRule="auto"/>
        <w:jc w:val="center"/>
        <w:rPr>
          <w:ins w:id="48" w:author="Fabio B" w:date="2015-03-09T15:49:00Z"/>
          <w:rFonts w:ascii="Arial" w:hAnsi="Arial" w:cs="Arial"/>
          <w:color w:val="000000"/>
          <w:sz w:val="30"/>
          <w:szCs w:val="30"/>
        </w:rPr>
      </w:pPr>
      <w:ins w:id="49" w:author="Fabio B" w:date="2015-03-09T15:49:00Z">
        <w:r w:rsidRPr="00593987">
          <w:rPr>
            <w:rFonts w:ascii="Arial" w:hAnsi="Arial" w:cs="Arial"/>
            <w:color w:val="000000"/>
            <w:sz w:val="30"/>
            <w:szCs w:val="30"/>
          </w:rPr>
          <w:t>ABRAINC</w:t>
        </w:r>
      </w:ins>
    </w:p>
    <w:p w14:paraId="67FA81D5" w14:textId="77777777" w:rsidR="000711F2" w:rsidRPr="00593987" w:rsidRDefault="000711F2" w:rsidP="000711F2">
      <w:pPr>
        <w:autoSpaceDE w:val="0"/>
        <w:autoSpaceDN w:val="0"/>
        <w:adjustRightInd w:val="0"/>
        <w:spacing w:after="0" w:line="240" w:lineRule="auto"/>
        <w:jc w:val="center"/>
        <w:rPr>
          <w:ins w:id="50" w:author="Fabio B" w:date="2015-03-09T15:49:00Z"/>
          <w:rFonts w:ascii="Arial" w:hAnsi="Arial" w:cs="Arial"/>
          <w:color w:val="000000"/>
          <w:sz w:val="30"/>
          <w:szCs w:val="30"/>
        </w:rPr>
      </w:pPr>
      <w:ins w:id="51" w:author="Fabio B" w:date="2015-03-09T15:49:00Z">
        <w:r w:rsidRPr="00593987">
          <w:rPr>
            <w:rFonts w:ascii="Arial" w:hAnsi="Arial" w:cs="Arial"/>
            <w:color w:val="000000"/>
            <w:sz w:val="30"/>
            <w:szCs w:val="30"/>
          </w:rPr>
          <w:t>Associação Brasileira de Incor</w:t>
        </w:r>
        <w:r>
          <w:rPr>
            <w:rFonts w:ascii="Arial" w:hAnsi="Arial" w:cs="Arial"/>
            <w:color w:val="000000"/>
            <w:sz w:val="30"/>
            <w:szCs w:val="30"/>
          </w:rPr>
          <w:t>poradoras Imobiliárias</w:t>
        </w:r>
      </w:ins>
    </w:p>
    <w:p w14:paraId="1053A9F0" w14:textId="77777777" w:rsidR="000711F2" w:rsidRPr="00593987" w:rsidRDefault="000711F2" w:rsidP="000711F2">
      <w:pPr>
        <w:autoSpaceDE w:val="0"/>
        <w:autoSpaceDN w:val="0"/>
        <w:adjustRightInd w:val="0"/>
        <w:spacing w:after="0" w:line="240" w:lineRule="auto"/>
        <w:jc w:val="center"/>
        <w:rPr>
          <w:ins w:id="52" w:author="Fabio B" w:date="2015-03-09T15:49:00Z"/>
          <w:rFonts w:ascii="Arial" w:hAnsi="Arial" w:cs="Arial"/>
          <w:color w:val="000000"/>
          <w:sz w:val="30"/>
          <w:szCs w:val="30"/>
        </w:rPr>
      </w:pPr>
      <w:ins w:id="53" w:author="Fabio B" w:date="2015-03-09T15:49:00Z">
        <w:r w:rsidRPr="00593987">
          <w:rPr>
            <w:rFonts w:ascii="Arial" w:hAnsi="Arial" w:cs="Arial"/>
            <w:color w:val="000000"/>
            <w:sz w:val="30"/>
            <w:szCs w:val="30"/>
          </w:rPr>
          <w:t>Endereço: Rua Iguatemi, 192- conjunto 11</w:t>
        </w:r>
      </w:ins>
    </w:p>
    <w:p w14:paraId="74AB22B1" w14:textId="77777777" w:rsidR="000711F2" w:rsidRPr="00593987" w:rsidRDefault="000711F2" w:rsidP="000711F2">
      <w:pPr>
        <w:autoSpaceDE w:val="0"/>
        <w:autoSpaceDN w:val="0"/>
        <w:adjustRightInd w:val="0"/>
        <w:spacing w:after="0" w:line="240" w:lineRule="auto"/>
        <w:jc w:val="center"/>
        <w:rPr>
          <w:ins w:id="54" w:author="Fabio B" w:date="2015-03-09T15:49:00Z"/>
          <w:rFonts w:ascii="Arial" w:hAnsi="Arial" w:cs="Arial"/>
          <w:color w:val="000000"/>
          <w:sz w:val="30"/>
          <w:szCs w:val="30"/>
        </w:rPr>
      </w:pPr>
      <w:ins w:id="55" w:author="Fabio B" w:date="2015-03-09T15:49:00Z">
        <w:r>
          <w:rPr>
            <w:rFonts w:ascii="Arial" w:hAnsi="Arial" w:cs="Arial"/>
            <w:color w:val="000000"/>
            <w:sz w:val="30"/>
            <w:szCs w:val="30"/>
          </w:rPr>
          <w:t>Itaim Bibi</w:t>
        </w:r>
      </w:ins>
    </w:p>
    <w:p w14:paraId="645EDD94" w14:textId="77777777" w:rsidR="000711F2" w:rsidRPr="00593987" w:rsidRDefault="000711F2" w:rsidP="000711F2">
      <w:pPr>
        <w:autoSpaceDE w:val="0"/>
        <w:autoSpaceDN w:val="0"/>
        <w:adjustRightInd w:val="0"/>
        <w:spacing w:after="0" w:line="240" w:lineRule="auto"/>
        <w:jc w:val="center"/>
        <w:rPr>
          <w:ins w:id="56" w:author="Fabio B" w:date="2015-03-09T15:49:00Z"/>
          <w:rFonts w:ascii="Arial" w:hAnsi="Arial" w:cs="Arial"/>
          <w:color w:val="000000"/>
          <w:sz w:val="30"/>
          <w:szCs w:val="30"/>
        </w:rPr>
      </w:pPr>
      <w:ins w:id="57" w:author="Fabio B" w:date="2015-03-09T15:49:00Z">
        <w:r w:rsidRPr="00593987">
          <w:rPr>
            <w:rFonts w:ascii="Arial" w:hAnsi="Arial" w:cs="Arial"/>
            <w:color w:val="000000"/>
            <w:sz w:val="30"/>
            <w:szCs w:val="30"/>
          </w:rPr>
          <w:t>C</w:t>
        </w:r>
        <w:r>
          <w:rPr>
            <w:rFonts w:ascii="Arial" w:hAnsi="Arial" w:cs="Arial"/>
            <w:color w:val="000000"/>
            <w:sz w:val="30"/>
            <w:szCs w:val="30"/>
          </w:rPr>
          <w:t>ep</w:t>
        </w:r>
        <w:r w:rsidRPr="00593987">
          <w:rPr>
            <w:rFonts w:ascii="Arial" w:hAnsi="Arial" w:cs="Arial"/>
            <w:color w:val="000000"/>
            <w:sz w:val="30"/>
            <w:szCs w:val="30"/>
          </w:rPr>
          <w:t xml:space="preserve">: </w:t>
        </w:r>
        <w:r w:rsidRPr="00593987">
          <w:rPr>
            <w:rFonts w:ascii="Arial" w:hAnsi="Arial" w:cs="Arial"/>
            <w:color w:val="000000" w:themeColor="text1"/>
            <w:sz w:val="30"/>
            <w:szCs w:val="30"/>
            <w:shd w:val="clear" w:color="auto" w:fill="FFFFFF"/>
          </w:rPr>
          <w:t>01451-010</w:t>
        </w:r>
        <w:r w:rsidRPr="00593987">
          <w:rPr>
            <w:rFonts w:ascii="Arial" w:hAnsi="Arial" w:cs="Arial"/>
            <w:color w:val="545454"/>
            <w:sz w:val="30"/>
            <w:szCs w:val="30"/>
            <w:shd w:val="clear" w:color="auto" w:fill="FFFFFF"/>
          </w:rPr>
          <w:t xml:space="preserve">- </w:t>
        </w:r>
        <w:r w:rsidRPr="00593987">
          <w:rPr>
            <w:rFonts w:ascii="Arial" w:hAnsi="Arial" w:cs="Arial"/>
            <w:color w:val="000000"/>
            <w:sz w:val="30"/>
            <w:szCs w:val="30"/>
          </w:rPr>
          <w:t>São Paulo – SP</w:t>
        </w:r>
      </w:ins>
    </w:p>
    <w:p w14:paraId="26676B95" w14:textId="77777777" w:rsidR="000711F2" w:rsidRPr="00593987" w:rsidRDefault="000711F2" w:rsidP="000711F2">
      <w:pPr>
        <w:autoSpaceDE w:val="0"/>
        <w:autoSpaceDN w:val="0"/>
        <w:adjustRightInd w:val="0"/>
        <w:spacing w:after="0" w:line="240" w:lineRule="auto"/>
        <w:jc w:val="center"/>
        <w:rPr>
          <w:ins w:id="58" w:author="Fabio B" w:date="2015-03-09T15:49:00Z"/>
          <w:rFonts w:ascii="Arial" w:hAnsi="Arial" w:cs="Arial"/>
          <w:color w:val="000000"/>
          <w:sz w:val="30"/>
          <w:szCs w:val="30"/>
        </w:rPr>
      </w:pPr>
      <w:ins w:id="59" w:author="Fabio B" w:date="2015-03-09T15:49:00Z">
        <w:r w:rsidRPr="00593987">
          <w:rPr>
            <w:rFonts w:ascii="Arial" w:hAnsi="Arial" w:cs="Arial"/>
            <w:color w:val="000000"/>
            <w:sz w:val="30"/>
            <w:szCs w:val="30"/>
          </w:rPr>
          <w:t xml:space="preserve">Telefone (11) 2737-1400 </w:t>
        </w:r>
      </w:ins>
    </w:p>
    <w:p w14:paraId="6896ED6C" w14:textId="77777777" w:rsidR="000711F2" w:rsidRDefault="000711F2" w:rsidP="000711F2">
      <w:pPr>
        <w:autoSpaceDE w:val="0"/>
        <w:autoSpaceDN w:val="0"/>
        <w:adjustRightInd w:val="0"/>
        <w:spacing w:after="0" w:line="240" w:lineRule="auto"/>
        <w:jc w:val="center"/>
        <w:rPr>
          <w:ins w:id="60" w:author="Fabio B" w:date="2015-03-09T15:49:00Z"/>
          <w:rFonts w:ascii="Arial" w:hAnsi="Arial" w:cs="Arial"/>
          <w:color w:val="000000"/>
          <w:sz w:val="30"/>
          <w:szCs w:val="30"/>
        </w:rPr>
      </w:pPr>
      <w:ins w:id="61"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"http://www.abrainc.org.br" </w:instrText>
        </w:r>
        <w:r>
          <w:rPr>
            <w:rFonts w:ascii="Arial" w:hAnsi="Arial" w:cs="Arial"/>
            <w:color w:val="000000"/>
            <w:sz w:val="30"/>
            <w:szCs w:val="30"/>
          </w:rPr>
          <w:fldChar w:fldCharType="separate"/>
        </w:r>
        <w:r w:rsidRPr="0074603C">
          <w:rPr>
            <w:rStyle w:val="Hyperlink"/>
            <w:rFonts w:ascii="Arial" w:hAnsi="Arial" w:cs="Arial"/>
            <w:sz w:val="30"/>
            <w:szCs w:val="30"/>
          </w:rPr>
          <w:t>www.abrainc.org.br</w:t>
        </w:r>
        <w:r>
          <w:rPr>
            <w:rFonts w:ascii="Arial" w:hAnsi="Arial" w:cs="Arial"/>
            <w:color w:val="000000"/>
            <w:sz w:val="30"/>
            <w:szCs w:val="30"/>
          </w:rPr>
          <w:fldChar w:fldCharType="end"/>
        </w:r>
      </w:ins>
    </w:p>
    <w:p w14:paraId="011F2E37" w14:textId="77777777" w:rsidR="000711F2" w:rsidRDefault="000711F2" w:rsidP="000711F2">
      <w:pPr>
        <w:autoSpaceDE w:val="0"/>
        <w:autoSpaceDN w:val="0"/>
        <w:adjustRightInd w:val="0"/>
        <w:spacing w:after="0" w:line="240" w:lineRule="auto"/>
        <w:jc w:val="center"/>
        <w:rPr>
          <w:ins w:id="62" w:author="Fabio B" w:date="2015-03-09T15:49:00Z"/>
          <w:rFonts w:ascii="Arial" w:hAnsi="Arial" w:cs="Arial"/>
          <w:color w:val="000000"/>
          <w:sz w:val="30"/>
          <w:szCs w:val="30"/>
        </w:rPr>
      </w:pPr>
    </w:p>
    <w:p w14:paraId="243CAFA0" w14:textId="77777777" w:rsidR="000711F2" w:rsidRDefault="000711F2" w:rsidP="000711F2">
      <w:pPr>
        <w:autoSpaceDE w:val="0"/>
        <w:autoSpaceDN w:val="0"/>
        <w:adjustRightInd w:val="0"/>
        <w:spacing w:after="0" w:line="240" w:lineRule="auto"/>
        <w:jc w:val="center"/>
        <w:rPr>
          <w:ins w:id="63" w:author="Fabio B" w:date="2015-03-09T15:49:00Z"/>
          <w:rFonts w:ascii="Arial" w:hAnsi="Arial" w:cs="Arial"/>
          <w:color w:val="000000"/>
          <w:sz w:val="30"/>
          <w:szCs w:val="30"/>
        </w:rPr>
      </w:pPr>
      <w:ins w:id="64" w:author="Fabio B" w:date="2015-03-09T15:49:00Z">
        <w:r>
          <w:rPr>
            <w:rFonts w:ascii="Arial" w:hAnsi="Arial" w:cs="Arial"/>
            <w:color w:val="000000"/>
            <w:sz w:val="30"/>
            <w:szCs w:val="30"/>
          </w:rPr>
          <w:t>CBIC</w:t>
        </w:r>
      </w:ins>
    </w:p>
    <w:p w14:paraId="472A5715" w14:textId="77777777" w:rsidR="000711F2" w:rsidRDefault="000711F2" w:rsidP="000711F2">
      <w:pPr>
        <w:autoSpaceDE w:val="0"/>
        <w:autoSpaceDN w:val="0"/>
        <w:adjustRightInd w:val="0"/>
        <w:spacing w:after="0" w:line="240" w:lineRule="auto"/>
        <w:jc w:val="center"/>
        <w:rPr>
          <w:ins w:id="65" w:author="Fabio B" w:date="2015-03-09T15:49:00Z"/>
          <w:rFonts w:ascii="Arial" w:hAnsi="Arial" w:cs="Arial"/>
          <w:color w:val="000000"/>
          <w:sz w:val="30"/>
          <w:szCs w:val="30"/>
        </w:rPr>
      </w:pPr>
      <w:ins w:id="66" w:author="Fabio B" w:date="2015-03-09T15:49:00Z">
        <w:r>
          <w:rPr>
            <w:rFonts w:ascii="Arial" w:hAnsi="Arial" w:cs="Arial"/>
            <w:color w:val="000000"/>
            <w:sz w:val="30"/>
            <w:szCs w:val="30"/>
          </w:rPr>
          <w:t xml:space="preserve">Câmara Brasileira da Indústria da Construção </w:t>
        </w:r>
      </w:ins>
    </w:p>
    <w:p w14:paraId="3E5B8A52" w14:textId="77777777" w:rsidR="000711F2" w:rsidRDefault="000711F2" w:rsidP="000711F2">
      <w:pPr>
        <w:autoSpaceDE w:val="0"/>
        <w:autoSpaceDN w:val="0"/>
        <w:adjustRightInd w:val="0"/>
        <w:spacing w:after="0" w:line="240" w:lineRule="auto"/>
        <w:jc w:val="center"/>
        <w:rPr>
          <w:ins w:id="67" w:author="Fabio B" w:date="2015-03-09T15:49:00Z"/>
          <w:rFonts w:ascii="Arial" w:hAnsi="Arial" w:cs="Arial"/>
          <w:color w:val="000000"/>
          <w:sz w:val="30"/>
          <w:szCs w:val="30"/>
        </w:rPr>
      </w:pPr>
      <w:ins w:id="68" w:author="Fabio B" w:date="2015-03-09T15:49:00Z">
        <w:r>
          <w:rPr>
            <w:rFonts w:ascii="Arial" w:hAnsi="Arial" w:cs="Arial"/>
            <w:color w:val="000000"/>
            <w:sz w:val="30"/>
            <w:szCs w:val="30"/>
          </w:rPr>
          <w:t xml:space="preserve">Endereço: </w:t>
        </w:r>
        <w:r w:rsidRPr="005E6757">
          <w:rPr>
            <w:rFonts w:ascii="Arial" w:hAnsi="Arial" w:cs="Arial"/>
            <w:color w:val="000000"/>
            <w:sz w:val="30"/>
            <w:szCs w:val="30"/>
          </w:rPr>
          <w:t>SCN - Quadra 01 - Bloco E - Edifício Central Park - 13º Andar</w:t>
        </w:r>
        <w:r>
          <w:rPr>
            <w:rFonts w:ascii="Arial" w:hAnsi="Arial" w:cs="Arial"/>
            <w:color w:val="000000"/>
            <w:sz w:val="30"/>
            <w:szCs w:val="30"/>
          </w:rPr>
          <w:t xml:space="preserve"> - Cep 70.711-903 - Brasília/DF</w:t>
        </w:r>
      </w:ins>
    </w:p>
    <w:p w14:paraId="58D64B19" w14:textId="77777777" w:rsidR="000711F2" w:rsidRDefault="000711F2" w:rsidP="000711F2">
      <w:pPr>
        <w:autoSpaceDE w:val="0"/>
        <w:autoSpaceDN w:val="0"/>
        <w:adjustRightInd w:val="0"/>
        <w:spacing w:after="0" w:line="240" w:lineRule="auto"/>
        <w:jc w:val="center"/>
        <w:rPr>
          <w:ins w:id="69" w:author="Fabio B" w:date="2015-03-09T15:49:00Z"/>
          <w:rFonts w:ascii="Arial" w:hAnsi="Arial" w:cs="Arial"/>
          <w:color w:val="000000"/>
          <w:sz w:val="30"/>
          <w:szCs w:val="30"/>
        </w:rPr>
      </w:pPr>
      <w:ins w:id="70" w:author="Fabio B" w:date="2015-03-09T15:49:00Z">
        <w:r w:rsidRPr="005E6757">
          <w:rPr>
            <w:rFonts w:ascii="Arial" w:hAnsi="Arial" w:cs="Arial"/>
            <w:color w:val="000000"/>
            <w:sz w:val="30"/>
            <w:szCs w:val="30"/>
          </w:rPr>
          <w:t xml:space="preserve"> Tel.:(61) 3327-1013</w:t>
        </w:r>
      </w:ins>
    </w:p>
    <w:p w14:paraId="300BD9B8" w14:textId="77777777" w:rsidR="000711F2" w:rsidRDefault="000711F2" w:rsidP="000711F2">
      <w:pPr>
        <w:autoSpaceDE w:val="0"/>
        <w:autoSpaceDN w:val="0"/>
        <w:adjustRightInd w:val="0"/>
        <w:spacing w:after="0" w:line="240" w:lineRule="auto"/>
        <w:jc w:val="center"/>
        <w:rPr>
          <w:ins w:id="71" w:author="Fabio B" w:date="2015-03-09T15:49:00Z"/>
          <w:rFonts w:ascii="Arial" w:hAnsi="Arial" w:cs="Arial"/>
          <w:color w:val="000000"/>
          <w:sz w:val="30"/>
          <w:szCs w:val="30"/>
        </w:rPr>
      </w:pPr>
      <w:ins w:id="72"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"http://www.cbic.com.br" </w:instrText>
        </w:r>
        <w:r>
          <w:rPr>
            <w:rFonts w:ascii="Arial" w:hAnsi="Arial" w:cs="Arial"/>
            <w:color w:val="000000"/>
            <w:sz w:val="30"/>
            <w:szCs w:val="30"/>
          </w:rPr>
          <w:fldChar w:fldCharType="separate"/>
        </w:r>
        <w:r w:rsidRPr="0074603C">
          <w:rPr>
            <w:rStyle w:val="Hyperlink"/>
            <w:rFonts w:ascii="Arial" w:hAnsi="Arial" w:cs="Arial"/>
            <w:sz w:val="30"/>
            <w:szCs w:val="30"/>
          </w:rPr>
          <w:t>www.cbic.com.br</w:t>
        </w:r>
        <w:r>
          <w:rPr>
            <w:rFonts w:ascii="Arial" w:hAnsi="Arial" w:cs="Arial"/>
            <w:color w:val="000000"/>
            <w:sz w:val="30"/>
            <w:szCs w:val="30"/>
          </w:rPr>
          <w:fldChar w:fldCharType="end"/>
        </w:r>
      </w:ins>
    </w:p>
    <w:p w14:paraId="51AC474D" w14:textId="77777777" w:rsidR="000711F2" w:rsidRDefault="000711F2" w:rsidP="000711F2">
      <w:pPr>
        <w:autoSpaceDE w:val="0"/>
        <w:autoSpaceDN w:val="0"/>
        <w:adjustRightInd w:val="0"/>
        <w:spacing w:after="0" w:line="240" w:lineRule="auto"/>
        <w:jc w:val="center"/>
        <w:rPr>
          <w:ins w:id="73" w:author="Fabio B" w:date="2015-03-09T15:49:00Z"/>
          <w:rFonts w:ascii="Arial" w:hAnsi="Arial" w:cs="Arial"/>
          <w:color w:val="000000"/>
          <w:sz w:val="30"/>
          <w:szCs w:val="30"/>
        </w:rPr>
      </w:pPr>
    </w:p>
    <w:p w14:paraId="59383E8C" w14:textId="77777777" w:rsidR="000711F2" w:rsidRDefault="000711F2" w:rsidP="000711F2">
      <w:pPr>
        <w:autoSpaceDE w:val="0"/>
        <w:autoSpaceDN w:val="0"/>
        <w:adjustRightInd w:val="0"/>
        <w:spacing w:after="0" w:line="240" w:lineRule="auto"/>
        <w:jc w:val="center"/>
        <w:rPr>
          <w:ins w:id="74" w:author="Fabio B" w:date="2015-03-09T15:49:00Z"/>
          <w:rFonts w:ascii="Arial" w:hAnsi="Arial" w:cs="Arial"/>
          <w:color w:val="000000"/>
          <w:sz w:val="30"/>
          <w:szCs w:val="30"/>
        </w:rPr>
      </w:pPr>
    </w:p>
    <w:p w14:paraId="5DC45813" w14:textId="77777777" w:rsidR="000711F2" w:rsidRDefault="000711F2" w:rsidP="000711F2">
      <w:pPr>
        <w:autoSpaceDE w:val="0"/>
        <w:autoSpaceDN w:val="0"/>
        <w:adjustRightInd w:val="0"/>
        <w:spacing w:after="0" w:line="240" w:lineRule="auto"/>
        <w:jc w:val="center"/>
        <w:rPr>
          <w:ins w:id="75" w:author="Fabio B" w:date="2015-03-09T15:49:00Z"/>
          <w:rFonts w:ascii="Arial" w:hAnsi="Arial" w:cs="Arial"/>
          <w:color w:val="000000"/>
          <w:sz w:val="30"/>
          <w:szCs w:val="30"/>
        </w:rPr>
      </w:pPr>
      <w:ins w:id="76" w:author="Fabio B" w:date="2015-03-09T15:49:00Z">
        <w:r>
          <w:rPr>
            <w:rFonts w:ascii="Arial" w:hAnsi="Arial" w:cs="Arial"/>
            <w:color w:val="000000"/>
            <w:sz w:val="30"/>
            <w:szCs w:val="30"/>
          </w:rPr>
          <w:t>SECOVI</w:t>
        </w:r>
      </w:ins>
    </w:p>
    <w:p w14:paraId="5073BB3A" w14:textId="77777777" w:rsidR="000711F2" w:rsidRDefault="00AE5643" w:rsidP="000711F2">
      <w:pPr>
        <w:autoSpaceDE w:val="0"/>
        <w:autoSpaceDN w:val="0"/>
        <w:adjustRightInd w:val="0"/>
        <w:spacing w:after="0" w:line="240" w:lineRule="auto"/>
        <w:jc w:val="center"/>
        <w:rPr>
          <w:ins w:id="77" w:author="Fabio B" w:date="2015-03-09T15:49:00Z"/>
          <w:rFonts w:ascii="Arial" w:hAnsi="Arial" w:cs="Arial"/>
          <w:color w:val="000000"/>
          <w:sz w:val="30"/>
          <w:szCs w:val="30"/>
        </w:rPr>
      </w:pPr>
      <w:ins w:id="78" w:author="Fabio B" w:date="2015-03-11T09:59:00Z">
        <w:r w:rsidRPr="00605D67">
          <w:rPr>
            <w:rFonts w:ascii="Arial" w:hAnsi="Arial" w:cs="Arial"/>
            <w:sz w:val="30"/>
            <w:szCs w:val="30"/>
          </w:rPr>
          <w:t>Sindicato das Empresas de Compra, Venda, Locação e Administração de Imóveis Residenciais e Comerciais</w:t>
        </w:r>
        <w:r>
          <w:rPr>
            <w:rFonts w:ascii="Arial" w:hAnsi="Arial" w:cs="Arial"/>
            <w:sz w:val="30"/>
            <w:szCs w:val="30"/>
          </w:rPr>
          <w:t xml:space="preserve"> de SP</w:t>
        </w:r>
      </w:ins>
    </w:p>
    <w:p w14:paraId="02E2703F" w14:textId="77777777" w:rsidR="000711F2" w:rsidRPr="00D626EC" w:rsidRDefault="000711F2" w:rsidP="000711F2">
      <w:pPr>
        <w:autoSpaceDE w:val="0"/>
        <w:autoSpaceDN w:val="0"/>
        <w:adjustRightInd w:val="0"/>
        <w:spacing w:after="0" w:line="240" w:lineRule="auto"/>
        <w:jc w:val="center"/>
        <w:rPr>
          <w:ins w:id="79" w:author="Fabio B" w:date="2015-03-09T15:49:00Z"/>
          <w:rFonts w:ascii="Arial" w:hAnsi="Arial" w:cs="Arial"/>
          <w:color w:val="000000"/>
          <w:sz w:val="30"/>
          <w:szCs w:val="30"/>
        </w:rPr>
      </w:pPr>
      <w:ins w:id="80" w:author="Fabio B" w:date="2015-03-09T15:49:00Z">
        <w:r w:rsidRPr="00D626EC">
          <w:rPr>
            <w:rFonts w:ascii="Arial" w:hAnsi="Arial" w:cs="Arial"/>
            <w:color w:val="000000"/>
            <w:sz w:val="30"/>
            <w:szCs w:val="30"/>
          </w:rPr>
          <w:t>Endereço:</w:t>
        </w:r>
        <w:r w:rsidRPr="00D626EC">
          <w:rPr>
            <w:rFonts w:ascii="Arial" w:hAnsi="Arial" w:cs="Arial"/>
            <w:color w:val="FF0000"/>
            <w:sz w:val="30"/>
            <w:szCs w:val="30"/>
          </w:rPr>
          <w:t xml:space="preserve"> </w:t>
        </w:r>
        <w:r w:rsidRPr="00D626EC">
          <w:rPr>
            <w:rFonts w:ascii="Arial" w:hAnsi="Arial" w:cs="Arial"/>
            <w:color w:val="000000"/>
            <w:sz w:val="30"/>
            <w:szCs w:val="30"/>
          </w:rPr>
          <w:t xml:space="preserve">Rua Dr. Bacelar, 1.043 </w:t>
        </w:r>
        <w:r w:rsidRPr="00D626EC">
          <w:rPr>
            <w:rFonts w:ascii="Arial" w:hAnsi="Arial" w:cs="Arial"/>
            <w:color w:val="000000"/>
            <w:sz w:val="30"/>
            <w:szCs w:val="30"/>
          </w:rPr>
          <w:br/>
        </w:r>
        <w:r>
          <w:rPr>
            <w:rFonts w:ascii="Arial" w:hAnsi="Arial" w:cs="Arial"/>
            <w:color w:val="000000"/>
            <w:sz w:val="30"/>
            <w:szCs w:val="30"/>
          </w:rPr>
          <w:t>Cep</w:t>
        </w:r>
        <w:r w:rsidRPr="00D626EC">
          <w:rPr>
            <w:rFonts w:ascii="Arial" w:hAnsi="Arial" w:cs="Arial"/>
            <w:color w:val="000000"/>
            <w:sz w:val="30"/>
            <w:szCs w:val="30"/>
          </w:rPr>
          <w:t>: 04026-002 - Vila Mariana</w:t>
        </w:r>
        <w:r>
          <w:rPr>
            <w:rFonts w:ascii="Arial" w:hAnsi="Arial" w:cs="Arial"/>
            <w:color w:val="000000"/>
            <w:sz w:val="30"/>
            <w:szCs w:val="30"/>
          </w:rPr>
          <w:t xml:space="preserve"> – São Paulo – SP </w:t>
        </w:r>
        <w:r>
          <w:rPr>
            <w:rFonts w:ascii="Arial" w:hAnsi="Arial" w:cs="Arial"/>
            <w:color w:val="000000"/>
            <w:sz w:val="30"/>
            <w:szCs w:val="30"/>
          </w:rPr>
          <w:br/>
          <w:t>Tel:(</w:t>
        </w:r>
        <w:r w:rsidRPr="00D626EC">
          <w:rPr>
            <w:rFonts w:ascii="Arial" w:hAnsi="Arial" w:cs="Arial"/>
            <w:color w:val="000000"/>
            <w:sz w:val="30"/>
            <w:szCs w:val="30"/>
          </w:rPr>
          <w:t>11</w:t>
        </w:r>
        <w:r>
          <w:rPr>
            <w:rFonts w:ascii="Arial" w:hAnsi="Arial" w:cs="Arial"/>
            <w:color w:val="000000"/>
            <w:sz w:val="30"/>
            <w:szCs w:val="30"/>
          </w:rPr>
          <w:t>)</w:t>
        </w:r>
        <w:r w:rsidRPr="00D626EC">
          <w:rPr>
            <w:rFonts w:ascii="Arial" w:hAnsi="Arial" w:cs="Arial"/>
            <w:color w:val="000000"/>
            <w:sz w:val="30"/>
            <w:szCs w:val="30"/>
          </w:rPr>
          <w:t xml:space="preserve"> 5591-1300</w:t>
        </w:r>
      </w:ins>
    </w:p>
    <w:p w14:paraId="43F8E200" w14:textId="77777777" w:rsidR="000711F2" w:rsidRDefault="000711F2" w:rsidP="000711F2">
      <w:pPr>
        <w:autoSpaceDE w:val="0"/>
        <w:autoSpaceDN w:val="0"/>
        <w:adjustRightInd w:val="0"/>
        <w:spacing w:after="0" w:line="240" w:lineRule="auto"/>
        <w:jc w:val="center"/>
        <w:rPr>
          <w:ins w:id="81" w:author="Fabio B" w:date="2015-03-09T15:49:00Z"/>
          <w:rFonts w:ascii="Arial" w:hAnsi="Arial" w:cs="Arial"/>
          <w:color w:val="000000"/>
          <w:sz w:val="30"/>
          <w:szCs w:val="30"/>
        </w:rPr>
      </w:pPr>
      <w:ins w:id="82"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"http://www.secovi.com.br" </w:instrText>
        </w:r>
        <w:r>
          <w:rPr>
            <w:rFonts w:ascii="Arial" w:hAnsi="Arial" w:cs="Arial"/>
            <w:color w:val="000000"/>
            <w:sz w:val="30"/>
            <w:szCs w:val="30"/>
          </w:rPr>
          <w:fldChar w:fldCharType="separate"/>
        </w:r>
        <w:r w:rsidRPr="0074603C">
          <w:rPr>
            <w:rStyle w:val="Hyperlink"/>
            <w:rFonts w:ascii="Arial" w:hAnsi="Arial" w:cs="Arial"/>
            <w:sz w:val="30"/>
            <w:szCs w:val="30"/>
          </w:rPr>
          <w:t>www.secovi.com.br</w:t>
        </w:r>
        <w:r>
          <w:rPr>
            <w:rFonts w:ascii="Arial" w:hAnsi="Arial" w:cs="Arial"/>
            <w:color w:val="000000"/>
            <w:sz w:val="30"/>
            <w:szCs w:val="30"/>
          </w:rPr>
          <w:fldChar w:fldCharType="end"/>
        </w:r>
      </w:ins>
    </w:p>
    <w:p w14:paraId="3E02EDEC" w14:textId="77777777" w:rsidR="000711F2" w:rsidRDefault="000711F2" w:rsidP="000711F2">
      <w:pPr>
        <w:autoSpaceDE w:val="0"/>
        <w:autoSpaceDN w:val="0"/>
        <w:adjustRightInd w:val="0"/>
        <w:spacing w:after="0" w:line="240" w:lineRule="auto"/>
        <w:jc w:val="center"/>
        <w:rPr>
          <w:ins w:id="83" w:author="Fabio B" w:date="2015-03-09T15:49:00Z"/>
          <w:rFonts w:ascii="Arial" w:hAnsi="Arial" w:cs="Arial"/>
          <w:color w:val="000000"/>
          <w:sz w:val="30"/>
          <w:szCs w:val="30"/>
        </w:rPr>
      </w:pPr>
    </w:p>
    <w:p w14:paraId="116E5200" w14:textId="77777777" w:rsidR="000711F2" w:rsidRPr="00593987" w:rsidRDefault="000711F2" w:rsidP="000711F2">
      <w:pPr>
        <w:autoSpaceDE w:val="0"/>
        <w:autoSpaceDN w:val="0"/>
        <w:adjustRightInd w:val="0"/>
        <w:spacing w:after="0" w:line="240" w:lineRule="auto"/>
        <w:jc w:val="center"/>
        <w:rPr>
          <w:ins w:id="84" w:author="Fabio B" w:date="2015-03-09T15:49:00Z"/>
          <w:rFonts w:ascii="Arial" w:hAnsi="Arial" w:cs="Arial"/>
          <w:color w:val="000000"/>
          <w:sz w:val="30"/>
          <w:szCs w:val="30"/>
        </w:rPr>
      </w:pPr>
    </w:p>
    <w:p w14:paraId="504C869E" w14:textId="77777777" w:rsidR="000711F2" w:rsidRDefault="000711F2" w:rsidP="000711F2">
      <w:pPr>
        <w:autoSpaceDE w:val="0"/>
        <w:autoSpaceDN w:val="0"/>
        <w:adjustRightInd w:val="0"/>
        <w:spacing w:after="0" w:line="240" w:lineRule="auto"/>
        <w:jc w:val="center"/>
        <w:rPr>
          <w:ins w:id="85" w:author="Fabio B" w:date="2015-03-09T15:49:00Z"/>
          <w:rFonts w:ascii="Arial" w:hAnsi="Arial" w:cs="Arial"/>
          <w:b/>
          <w:color w:val="000000"/>
          <w:sz w:val="30"/>
          <w:szCs w:val="30"/>
        </w:rPr>
      </w:pPr>
      <w:ins w:id="86" w:author="Fabio B" w:date="2015-03-09T15:49:00Z">
        <w:r>
          <w:rPr>
            <w:rFonts w:ascii="Arial" w:hAnsi="Arial" w:cs="Arial"/>
            <w:b/>
            <w:color w:val="000000"/>
            <w:sz w:val="30"/>
            <w:szCs w:val="30"/>
          </w:rPr>
          <w:t>Apoio</w:t>
        </w:r>
      </w:ins>
    </w:p>
    <w:p w14:paraId="22D53337" w14:textId="77777777" w:rsidR="000711F2" w:rsidRDefault="000711F2" w:rsidP="000711F2">
      <w:pPr>
        <w:autoSpaceDE w:val="0"/>
        <w:autoSpaceDN w:val="0"/>
        <w:adjustRightInd w:val="0"/>
        <w:spacing w:after="0" w:line="240" w:lineRule="auto"/>
        <w:jc w:val="center"/>
        <w:rPr>
          <w:ins w:id="87" w:author="Fabio B" w:date="2015-03-09T15:49:00Z"/>
          <w:rFonts w:ascii="Arial" w:hAnsi="Arial" w:cs="Arial"/>
          <w:b/>
          <w:color w:val="000000"/>
          <w:sz w:val="30"/>
          <w:szCs w:val="30"/>
        </w:rPr>
      </w:pPr>
    </w:p>
    <w:p w14:paraId="681A9A52" w14:textId="77777777" w:rsidR="000711F2" w:rsidRPr="00546376" w:rsidRDefault="000711F2" w:rsidP="000711F2">
      <w:pPr>
        <w:autoSpaceDE w:val="0"/>
        <w:autoSpaceDN w:val="0"/>
        <w:adjustRightInd w:val="0"/>
        <w:spacing w:after="0" w:line="240" w:lineRule="auto"/>
        <w:jc w:val="center"/>
        <w:rPr>
          <w:ins w:id="88" w:author="Fabio B" w:date="2015-03-09T15:49:00Z"/>
          <w:rFonts w:ascii="Arial" w:hAnsi="Arial" w:cs="Arial"/>
          <w:color w:val="000000"/>
          <w:sz w:val="30"/>
          <w:szCs w:val="30"/>
        </w:rPr>
      </w:pPr>
      <w:ins w:id="89" w:author="Fabio B" w:date="2015-03-09T15:49:00Z">
        <w:r w:rsidRPr="00546376">
          <w:rPr>
            <w:rFonts w:ascii="Arial" w:hAnsi="Arial" w:cs="Arial"/>
            <w:color w:val="000000"/>
            <w:sz w:val="30"/>
            <w:szCs w:val="30"/>
          </w:rPr>
          <w:t>SINDUSCON-SP</w:t>
        </w:r>
      </w:ins>
    </w:p>
    <w:p w14:paraId="5F9F37B8" w14:textId="77777777" w:rsidR="000711F2" w:rsidRDefault="000711F2" w:rsidP="000711F2">
      <w:pPr>
        <w:autoSpaceDE w:val="0"/>
        <w:autoSpaceDN w:val="0"/>
        <w:adjustRightInd w:val="0"/>
        <w:spacing w:after="0" w:line="240" w:lineRule="auto"/>
        <w:jc w:val="center"/>
        <w:rPr>
          <w:ins w:id="90" w:author="Fabio B" w:date="2015-03-09T15:49:00Z"/>
          <w:rFonts w:ascii="Arial" w:hAnsi="Arial" w:cs="Arial"/>
          <w:color w:val="000000"/>
          <w:sz w:val="30"/>
          <w:szCs w:val="30"/>
        </w:rPr>
      </w:pPr>
      <w:ins w:id="91" w:author="Fabio B" w:date="2015-03-09T15:49:00Z">
        <w:r w:rsidRPr="00D626EC">
          <w:rPr>
            <w:rFonts w:ascii="Arial" w:hAnsi="Arial" w:cs="Arial"/>
            <w:color w:val="000000"/>
            <w:sz w:val="30"/>
            <w:szCs w:val="30"/>
          </w:rPr>
          <w:t>Sindicato da Indústria da Construção Civil do Estado de S</w:t>
        </w:r>
        <w:r>
          <w:rPr>
            <w:rFonts w:ascii="Arial" w:hAnsi="Arial" w:cs="Arial"/>
            <w:color w:val="000000"/>
            <w:sz w:val="30"/>
            <w:szCs w:val="30"/>
          </w:rPr>
          <w:t>P</w:t>
        </w:r>
      </w:ins>
    </w:p>
    <w:p w14:paraId="7A297850" w14:textId="77777777" w:rsidR="000711F2" w:rsidRDefault="000711F2" w:rsidP="000711F2">
      <w:pPr>
        <w:autoSpaceDE w:val="0"/>
        <w:autoSpaceDN w:val="0"/>
        <w:adjustRightInd w:val="0"/>
        <w:spacing w:after="0" w:line="240" w:lineRule="auto"/>
        <w:jc w:val="center"/>
        <w:rPr>
          <w:ins w:id="92" w:author="Fabio B" w:date="2015-03-09T15:49:00Z"/>
          <w:rFonts w:ascii="Arial" w:hAnsi="Arial" w:cs="Arial"/>
          <w:color w:val="000000"/>
          <w:sz w:val="30"/>
          <w:szCs w:val="30"/>
        </w:rPr>
      </w:pPr>
      <w:ins w:id="93" w:author="Fabio B" w:date="2015-03-09T15:49:00Z">
        <w:r>
          <w:rPr>
            <w:rFonts w:ascii="Arial" w:hAnsi="Arial" w:cs="Arial"/>
            <w:color w:val="000000"/>
            <w:sz w:val="30"/>
            <w:szCs w:val="30"/>
          </w:rPr>
          <w:t>Endereço:</w:t>
        </w:r>
        <w:r>
          <w:t xml:space="preserve"> </w:t>
        </w:r>
        <w:r w:rsidRPr="00D626EC">
          <w:rPr>
            <w:rFonts w:ascii="Arial" w:hAnsi="Arial" w:cs="Arial"/>
            <w:color w:val="000000"/>
            <w:sz w:val="30"/>
            <w:szCs w:val="30"/>
          </w:rPr>
          <w:t>Rua Dona Veridiana, 55 - Santa Cecília</w:t>
        </w:r>
        <w:r>
          <w:rPr>
            <w:rFonts w:ascii="Arial" w:hAnsi="Arial" w:cs="Arial"/>
            <w:color w:val="000000"/>
            <w:sz w:val="30"/>
            <w:szCs w:val="30"/>
          </w:rPr>
          <w:t xml:space="preserve"> </w:t>
        </w:r>
      </w:ins>
    </w:p>
    <w:p w14:paraId="23F9998A" w14:textId="77777777" w:rsidR="000711F2" w:rsidRDefault="000711F2" w:rsidP="000711F2">
      <w:pPr>
        <w:autoSpaceDE w:val="0"/>
        <w:autoSpaceDN w:val="0"/>
        <w:adjustRightInd w:val="0"/>
        <w:spacing w:after="0" w:line="240" w:lineRule="auto"/>
        <w:jc w:val="center"/>
        <w:rPr>
          <w:ins w:id="94" w:author="Fabio B" w:date="2015-03-09T15:49:00Z"/>
          <w:rFonts w:ascii="Arial" w:hAnsi="Arial" w:cs="Arial"/>
          <w:color w:val="000000"/>
          <w:sz w:val="30"/>
          <w:szCs w:val="30"/>
        </w:rPr>
      </w:pPr>
      <w:ins w:id="95" w:author="Fabio B" w:date="2015-03-09T15:49:00Z">
        <w:r>
          <w:rPr>
            <w:rFonts w:ascii="Arial" w:hAnsi="Arial" w:cs="Arial"/>
            <w:color w:val="000000"/>
            <w:sz w:val="30"/>
            <w:szCs w:val="30"/>
          </w:rPr>
          <w:t>Cep 01238-010 São Paulo – SP</w:t>
        </w:r>
      </w:ins>
    </w:p>
    <w:p w14:paraId="3983FC01" w14:textId="77777777" w:rsidR="000711F2" w:rsidRDefault="000711F2" w:rsidP="000711F2">
      <w:pPr>
        <w:autoSpaceDE w:val="0"/>
        <w:autoSpaceDN w:val="0"/>
        <w:adjustRightInd w:val="0"/>
        <w:spacing w:after="0" w:line="240" w:lineRule="auto"/>
        <w:jc w:val="center"/>
        <w:rPr>
          <w:ins w:id="96" w:author="Fabio B" w:date="2015-03-09T15:49:00Z"/>
          <w:rFonts w:ascii="Arial" w:hAnsi="Arial" w:cs="Arial"/>
          <w:color w:val="000000"/>
          <w:sz w:val="30"/>
          <w:szCs w:val="30"/>
        </w:rPr>
      </w:pPr>
      <w:ins w:id="97" w:author="Fabio B" w:date="2015-03-09T15:49:00Z">
        <w:r>
          <w:rPr>
            <w:rFonts w:ascii="Arial" w:hAnsi="Arial" w:cs="Arial"/>
            <w:color w:val="000000"/>
            <w:sz w:val="30"/>
            <w:szCs w:val="30"/>
          </w:rPr>
          <w:t xml:space="preserve">Telefone: (11) 3334 5600 </w:t>
        </w:r>
      </w:ins>
    </w:p>
    <w:p w14:paraId="17678709" w14:textId="77777777" w:rsidR="000711F2" w:rsidRDefault="000711F2" w:rsidP="000711F2">
      <w:pPr>
        <w:autoSpaceDE w:val="0"/>
        <w:autoSpaceDN w:val="0"/>
        <w:adjustRightInd w:val="0"/>
        <w:spacing w:after="0" w:line="240" w:lineRule="auto"/>
        <w:jc w:val="center"/>
        <w:rPr>
          <w:ins w:id="98" w:author="Fabio B" w:date="2015-03-09T15:49:00Z"/>
          <w:rFonts w:ascii="Arial" w:hAnsi="Arial" w:cs="Arial"/>
          <w:color w:val="000000"/>
          <w:sz w:val="30"/>
          <w:szCs w:val="30"/>
        </w:rPr>
      </w:pPr>
      <w:ins w:id="99"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"http://www.sindusconsp.com.br" </w:instrText>
        </w:r>
        <w:r>
          <w:rPr>
            <w:rFonts w:ascii="Arial" w:hAnsi="Arial" w:cs="Arial"/>
            <w:color w:val="000000"/>
            <w:sz w:val="30"/>
            <w:szCs w:val="30"/>
          </w:rPr>
          <w:fldChar w:fldCharType="separate"/>
        </w:r>
        <w:r w:rsidRPr="0074603C">
          <w:rPr>
            <w:rStyle w:val="Hyperlink"/>
            <w:rFonts w:ascii="Arial" w:hAnsi="Arial" w:cs="Arial"/>
            <w:sz w:val="30"/>
            <w:szCs w:val="30"/>
          </w:rPr>
          <w:t>www.sindusconsp.com.br</w:t>
        </w:r>
        <w:r>
          <w:rPr>
            <w:rFonts w:ascii="Arial" w:hAnsi="Arial" w:cs="Arial"/>
            <w:color w:val="000000"/>
            <w:sz w:val="30"/>
            <w:szCs w:val="30"/>
          </w:rPr>
          <w:fldChar w:fldCharType="end"/>
        </w:r>
        <w:r>
          <w:rPr>
            <w:rFonts w:ascii="Arial" w:hAnsi="Arial" w:cs="Arial"/>
            <w:color w:val="000000"/>
            <w:sz w:val="30"/>
            <w:szCs w:val="30"/>
          </w:rPr>
          <w:t xml:space="preserve"> </w:t>
        </w:r>
      </w:ins>
    </w:p>
    <w:p w14:paraId="79B4217C" w14:textId="77777777" w:rsidR="000711F2" w:rsidRDefault="000711F2" w:rsidP="000711F2">
      <w:pPr>
        <w:autoSpaceDE w:val="0"/>
        <w:autoSpaceDN w:val="0"/>
        <w:adjustRightInd w:val="0"/>
        <w:spacing w:after="0" w:line="240" w:lineRule="auto"/>
        <w:jc w:val="center"/>
        <w:rPr>
          <w:ins w:id="100" w:author="Fabio B" w:date="2015-03-09T15:50:00Z"/>
          <w:rFonts w:ascii="Arial" w:hAnsi="Arial" w:cs="Arial"/>
          <w:color w:val="000000"/>
          <w:sz w:val="30"/>
          <w:szCs w:val="30"/>
        </w:rPr>
      </w:pPr>
    </w:p>
    <w:p w14:paraId="0E757B40" w14:textId="77777777" w:rsidR="000711F2" w:rsidRDefault="000711F2" w:rsidP="000711F2">
      <w:pPr>
        <w:autoSpaceDE w:val="0"/>
        <w:autoSpaceDN w:val="0"/>
        <w:adjustRightInd w:val="0"/>
        <w:spacing w:after="0" w:line="240" w:lineRule="auto"/>
        <w:jc w:val="center"/>
        <w:rPr>
          <w:ins w:id="101" w:author="Fabio B" w:date="2015-03-09T15:50:00Z"/>
          <w:rFonts w:ascii="Arial" w:hAnsi="Arial" w:cs="Arial"/>
          <w:color w:val="000000"/>
          <w:sz w:val="30"/>
          <w:szCs w:val="30"/>
        </w:rPr>
      </w:pPr>
    </w:p>
    <w:p w14:paraId="4C05FAA0" w14:textId="77777777" w:rsidR="000711F2" w:rsidRDefault="000711F2" w:rsidP="000711F2">
      <w:pPr>
        <w:autoSpaceDE w:val="0"/>
        <w:autoSpaceDN w:val="0"/>
        <w:adjustRightInd w:val="0"/>
        <w:spacing w:after="0" w:line="240" w:lineRule="auto"/>
        <w:jc w:val="center"/>
        <w:rPr>
          <w:ins w:id="102" w:author="Fabio B" w:date="2015-03-09T15:50:00Z"/>
          <w:rFonts w:ascii="Arial" w:hAnsi="Arial" w:cs="Arial"/>
          <w:color w:val="000000"/>
          <w:sz w:val="30"/>
          <w:szCs w:val="30"/>
        </w:rPr>
      </w:pPr>
    </w:p>
    <w:p w14:paraId="1C6CA4B1" w14:textId="77777777" w:rsidR="000711F2" w:rsidRDefault="000711F2" w:rsidP="000711F2">
      <w:pPr>
        <w:autoSpaceDE w:val="0"/>
        <w:autoSpaceDN w:val="0"/>
        <w:adjustRightInd w:val="0"/>
        <w:spacing w:after="0" w:line="240" w:lineRule="auto"/>
        <w:jc w:val="center"/>
        <w:rPr>
          <w:ins w:id="103" w:author="Fabio B" w:date="2015-03-09T15:49:00Z"/>
          <w:rFonts w:ascii="Arial" w:hAnsi="Arial" w:cs="Arial"/>
          <w:color w:val="000000"/>
          <w:sz w:val="30"/>
          <w:szCs w:val="30"/>
        </w:rPr>
      </w:pPr>
    </w:p>
    <w:p w14:paraId="0EF6E89B" w14:textId="77777777" w:rsidR="000711F2" w:rsidRDefault="000711F2" w:rsidP="000711F2">
      <w:pPr>
        <w:autoSpaceDE w:val="0"/>
        <w:autoSpaceDN w:val="0"/>
        <w:adjustRightInd w:val="0"/>
        <w:spacing w:after="0" w:line="240" w:lineRule="auto"/>
        <w:jc w:val="center"/>
        <w:rPr>
          <w:ins w:id="104" w:author="Fabio B" w:date="2015-03-09T15:49:00Z"/>
          <w:rFonts w:ascii="Arial" w:hAnsi="Arial" w:cs="Arial"/>
          <w:color w:val="000000"/>
          <w:sz w:val="30"/>
          <w:szCs w:val="30"/>
        </w:rPr>
      </w:pPr>
      <w:ins w:id="105" w:author="Fabio B" w:date="2015-03-09T15:49:00Z">
        <w:r>
          <w:rPr>
            <w:rFonts w:ascii="Arial" w:hAnsi="Arial" w:cs="Arial"/>
            <w:color w:val="000000"/>
            <w:sz w:val="30"/>
            <w:szCs w:val="30"/>
          </w:rPr>
          <w:lastRenderedPageBreak/>
          <w:t>ADEMI – RJ</w:t>
        </w:r>
      </w:ins>
    </w:p>
    <w:p w14:paraId="31462EAB" w14:textId="77777777" w:rsidR="000711F2" w:rsidRDefault="000711F2" w:rsidP="000711F2">
      <w:pPr>
        <w:autoSpaceDE w:val="0"/>
        <w:autoSpaceDN w:val="0"/>
        <w:adjustRightInd w:val="0"/>
        <w:spacing w:after="0" w:line="240" w:lineRule="auto"/>
        <w:jc w:val="center"/>
        <w:rPr>
          <w:ins w:id="106" w:author="Fabio B" w:date="2015-03-09T15:49:00Z"/>
          <w:rFonts w:ascii="Arial" w:hAnsi="Arial" w:cs="Arial"/>
          <w:color w:val="000000"/>
          <w:sz w:val="30"/>
          <w:szCs w:val="30"/>
        </w:rPr>
      </w:pPr>
      <w:ins w:id="107" w:author="Fabio B" w:date="2015-03-09T15:49:00Z">
        <w:r>
          <w:rPr>
            <w:rFonts w:ascii="Arial" w:hAnsi="Arial" w:cs="Arial"/>
            <w:color w:val="000000"/>
            <w:sz w:val="30"/>
            <w:szCs w:val="30"/>
          </w:rPr>
          <w:t>Associação de Dirigentes de Empresas do Mercado Imobiliário</w:t>
        </w:r>
      </w:ins>
    </w:p>
    <w:p w14:paraId="6C791DFA" w14:textId="77777777" w:rsidR="000711F2" w:rsidRDefault="000711F2" w:rsidP="000711F2">
      <w:pPr>
        <w:autoSpaceDE w:val="0"/>
        <w:autoSpaceDN w:val="0"/>
        <w:adjustRightInd w:val="0"/>
        <w:spacing w:after="0" w:line="240" w:lineRule="auto"/>
        <w:jc w:val="center"/>
        <w:rPr>
          <w:ins w:id="108" w:author="Fabio B" w:date="2015-03-09T15:49:00Z"/>
          <w:rFonts w:ascii="Arial" w:hAnsi="Arial" w:cs="Arial"/>
          <w:color w:val="000000"/>
          <w:sz w:val="30"/>
          <w:szCs w:val="30"/>
        </w:rPr>
      </w:pPr>
      <w:ins w:id="109" w:author="Fabio B" w:date="2015-03-09T15:49:00Z">
        <w:r>
          <w:rPr>
            <w:rFonts w:ascii="Arial" w:hAnsi="Arial" w:cs="Arial"/>
            <w:color w:val="000000"/>
            <w:sz w:val="30"/>
            <w:szCs w:val="30"/>
          </w:rPr>
          <w:t>Endereço: Avenida Portugal, 466 – Urca</w:t>
        </w:r>
      </w:ins>
    </w:p>
    <w:p w14:paraId="7D7FE113" w14:textId="77777777" w:rsidR="000711F2" w:rsidRDefault="000711F2" w:rsidP="000711F2">
      <w:pPr>
        <w:autoSpaceDE w:val="0"/>
        <w:autoSpaceDN w:val="0"/>
        <w:adjustRightInd w:val="0"/>
        <w:spacing w:after="0" w:line="240" w:lineRule="auto"/>
        <w:jc w:val="center"/>
        <w:rPr>
          <w:ins w:id="110" w:author="Fabio B" w:date="2015-03-09T15:49:00Z"/>
          <w:rFonts w:ascii="Arial" w:hAnsi="Arial" w:cs="Arial"/>
          <w:color w:val="000000"/>
          <w:sz w:val="30"/>
          <w:szCs w:val="30"/>
        </w:rPr>
      </w:pPr>
      <w:ins w:id="111" w:author="Fabio B" w:date="2015-03-09T15:49:00Z">
        <w:r>
          <w:rPr>
            <w:rFonts w:ascii="Arial" w:hAnsi="Arial" w:cs="Arial"/>
            <w:color w:val="000000"/>
            <w:sz w:val="30"/>
            <w:szCs w:val="30"/>
          </w:rPr>
          <w:t>Cep 22291-050 Rio de Janeiro – RJ</w:t>
        </w:r>
      </w:ins>
    </w:p>
    <w:p w14:paraId="2DEA8D6A" w14:textId="77777777" w:rsidR="000711F2" w:rsidRDefault="000711F2" w:rsidP="000711F2">
      <w:pPr>
        <w:autoSpaceDE w:val="0"/>
        <w:autoSpaceDN w:val="0"/>
        <w:adjustRightInd w:val="0"/>
        <w:spacing w:after="0" w:line="240" w:lineRule="auto"/>
        <w:jc w:val="center"/>
        <w:rPr>
          <w:ins w:id="112" w:author="Fabio B" w:date="2015-03-09T15:49:00Z"/>
          <w:rFonts w:ascii="Arial" w:hAnsi="Arial" w:cs="Arial"/>
          <w:color w:val="000000"/>
          <w:sz w:val="30"/>
          <w:szCs w:val="30"/>
        </w:rPr>
      </w:pPr>
      <w:ins w:id="113" w:author="Fabio B" w:date="2015-03-09T15:49:00Z">
        <w:r>
          <w:rPr>
            <w:rFonts w:ascii="Arial" w:hAnsi="Arial" w:cs="Arial"/>
            <w:color w:val="000000"/>
            <w:sz w:val="30"/>
            <w:szCs w:val="30"/>
          </w:rPr>
          <w:t>Telefone: (21) 2543-1110</w:t>
        </w:r>
      </w:ins>
    </w:p>
    <w:p w14:paraId="1A3FEA8F" w14:textId="77777777" w:rsidR="000711F2" w:rsidRDefault="000711F2" w:rsidP="000711F2">
      <w:pPr>
        <w:autoSpaceDE w:val="0"/>
        <w:autoSpaceDN w:val="0"/>
        <w:adjustRightInd w:val="0"/>
        <w:spacing w:after="0" w:line="240" w:lineRule="auto"/>
        <w:jc w:val="center"/>
        <w:rPr>
          <w:ins w:id="114" w:author="Fabio B" w:date="2015-03-09T15:49:00Z"/>
          <w:rFonts w:ascii="Arial" w:hAnsi="Arial" w:cs="Arial"/>
          <w:color w:val="000000"/>
          <w:sz w:val="30"/>
          <w:szCs w:val="30"/>
        </w:rPr>
      </w:pPr>
      <w:ins w:id="115"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"http://www.ademi.org.br" </w:instrText>
        </w:r>
        <w:r>
          <w:rPr>
            <w:rFonts w:ascii="Arial" w:hAnsi="Arial" w:cs="Arial"/>
            <w:color w:val="000000"/>
            <w:sz w:val="30"/>
            <w:szCs w:val="30"/>
          </w:rPr>
          <w:fldChar w:fldCharType="separate"/>
        </w:r>
        <w:r w:rsidRPr="0074603C">
          <w:rPr>
            <w:rStyle w:val="Hyperlink"/>
            <w:rFonts w:ascii="Arial" w:hAnsi="Arial" w:cs="Arial"/>
            <w:sz w:val="30"/>
            <w:szCs w:val="30"/>
          </w:rPr>
          <w:t>www.ademi.org.br</w:t>
        </w:r>
        <w:r>
          <w:rPr>
            <w:rFonts w:ascii="Arial" w:hAnsi="Arial" w:cs="Arial"/>
            <w:color w:val="000000"/>
            <w:sz w:val="30"/>
            <w:szCs w:val="30"/>
          </w:rPr>
          <w:fldChar w:fldCharType="end"/>
        </w:r>
      </w:ins>
    </w:p>
    <w:p w14:paraId="21163BA1" w14:textId="77777777" w:rsidR="000711F2" w:rsidRDefault="000711F2" w:rsidP="000711F2">
      <w:pPr>
        <w:autoSpaceDE w:val="0"/>
        <w:autoSpaceDN w:val="0"/>
        <w:adjustRightInd w:val="0"/>
        <w:spacing w:after="0" w:line="240" w:lineRule="auto"/>
        <w:jc w:val="center"/>
        <w:rPr>
          <w:ins w:id="116" w:author="Fabio B" w:date="2015-03-09T15:49:00Z"/>
          <w:rFonts w:ascii="Arial" w:hAnsi="Arial" w:cs="Arial"/>
          <w:color w:val="000000"/>
          <w:sz w:val="30"/>
          <w:szCs w:val="30"/>
        </w:rPr>
      </w:pPr>
    </w:p>
    <w:p w14:paraId="6CFA547F" w14:textId="77777777" w:rsidR="000711F2" w:rsidRDefault="000711F2" w:rsidP="000711F2">
      <w:pPr>
        <w:autoSpaceDE w:val="0"/>
        <w:autoSpaceDN w:val="0"/>
        <w:adjustRightInd w:val="0"/>
        <w:spacing w:after="0" w:line="240" w:lineRule="auto"/>
        <w:jc w:val="center"/>
        <w:rPr>
          <w:ins w:id="117" w:author="Fabio B" w:date="2015-03-09T15:49:00Z"/>
          <w:rFonts w:ascii="Arial" w:hAnsi="Arial" w:cs="Arial"/>
          <w:color w:val="000000"/>
          <w:sz w:val="30"/>
          <w:szCs w:val="30"/>
        </w:rPr>
      </w:pPr>
      <w:ins w:id="118" w:author="Fabio B" w:date="2015-03-09T15:49:00Z">
        <w:r>
          <w:rPr>
            <w:rFonts w:ascii="Arial" w:hAnsi="Arial" w:cs="Arial"/>
            <w:color w:val="000000"/>
            <w:sz w:val="30"/>
            <w:szCs w:val="30"/>
          </w:rPr>
          <w:t>SINDUSCON-MG</w:t>
        </w:r>
      </w:ins>
    </w:p>
    <w:p w14:paraId="5A887124" w14:textId="77777777" w:rsidR="000711F2" w:rsidRDefault="000711F2" w:rsidP="000711F2">
      <w:pPr>
        <w:autoSpaceDE w:val="0"/>
        <w:autoSpaceDN w:val="0"/>
        <w:adjustRightInd w:val="0"/>
        <w:spacing w:after="0" w:line="240" w:lineRule="auto"/>
        <w:jc w:val="center"/>
        <w:rPr>
          <w:ins w:id="119" w:author="Fabio B" w:date="2015-03-09T15:49:00Z"/>
          <w:rFonts w:ascii="Arial" w:hAnsi="Arial" w:cs="Arial"/>
          <w:color w:val="000000"/>
          <w:sz w:val="30"/>
          <w:szCs w:val="30"/>
        </w:rPr>
      </w:pPr>
      <w:ins w:id="120" w:author="Fabio B" w:date="2015-03-09T15:49:00Z">
        <w:r>
          <w:rPr>
            <w:rFonts w:ascii="Arial" w:hAnsi="Arial" w:cs="Arial"/>
            <w:color w:val="000000"/>
            <w:sz w:val="30"/>
            <w:szCs w:val="30"/>
          </w:rPr>
          <w:t>Sindicato da Indústria da Construção Civil no Estado de MG</w:t>
        </w:r>
      </w:ins>
    </w:p>
    <w:p w14:paraId="3F694639" w14:textId="77777777" w:rsidR="000711F2" w:rsidRDefault="000711F2" w:rsidP="000711F2">
      <w:pPr>
        <w:autoSpaceDE w:val="0"/>
        <w:autoSpaceDN w:val="0"/>
        <w:adjustRightInd w:val="0"/>
        <w:spacing w:after="0" w:line="240" w:lineRule="auto"/>
        <w:jc w:val="center"/>
        <w:rPr>
          <w:ins w:id="121" w:author="Fabio B" w:date="2015-03-09T15:49:00Z"/>
          <w:rFonts w:ascii="Arial" w:hAnsi="Arial" w:cs="Arial"/>
          <w:color w:val="000000"/>
          <w:sz w:val="30"/>
          <w:szCs w:val="30"/>
        </w:rPr>
      </w:pPr>
      <w:ins w:id="122" w:author="Fabio B" w:date="2015-03-09T15:49:00Z">
        <w:r>
          <w:rPr>
            <w:rFonts w:ascii="Arial" w:hAnsi="Arial" w:cs="Arial"/>
            <w:color w:val="000000"/>
            <w:sz w:val="30"/>
            <w:szCs w:val="30"/>
          </w:rPr>
          <w:t>Endereço: Rua Marília de Dirceu, 226, Lourdes</w:t>
        </w:r>
      </w:ins>
    </w:p>
    <w:p w14:paraId="44B7D1DF" w14:textId="77777777" w:rsidR="000711F2" w:rsidRDefault="000711F2" w:rsidP="000711F2">
      <w:pPr>
        <w:autoSpaceDE w:val="0"/>
        <w:autoSpaceDN w:val="0"/>
        <w:adjustRightInd w:val="0"/>
        <w:spacing w:after="0" w:line="240" w:lineRule="auto"/>
        <w:jc w:val="center"/>
        <w:rPr>
          <w:ins w:id="123" w:author="Fabio B" w:date="2015-03-09T15:49:00Z"/>
          <w:rFonts w:ascii="Arial" w:hAnsi="Arial" w:cs="Arial"/>
          <w:color w:val="000000"/>
          <w:sz w:val="30"/>
          <w:szCs w:val="30"/>
        </w:rPr>
      </w:pPr>
      <w:ins w:id="124" w:author="Fabio B" w:date="2015-03-09T15:49:00Z">
        <w:r>
          <w:rPr>
            <w:rFonts w:ascii="Arial" w:hAnsi="Arial" w:cs="Arial"/>
            <w:color w:val="000000"/>
            <w:sz w:val="30"/>
            <w:szCs w:val="30"/>
          </w:rPr>
          <w:t>CEP 30170-090 – Belo Horizonte</w:t>
        </w:r>
      </w:ins>
    </w:p>
    <w:p w14:paraId="5AFB37B2" w14:textId="77777777" w:rsidR="000711F2" w:rsidRDefault="000711F2" w:rsidP="000711F2">
      <w:pPr>
        <w:autoSpaceDE w:val="0"/>
        <w:autoSpaceDN w:val="0"/>
        <w:adjustRightInd w:val="0"/>
        <w:spacing w:after="0" w:line="240" w:lineRule="auto"/>
        <w:jc w:val="center"/>
        <w:rPr>
          <w:ins w:id="125" w:author="Fabio B" w:date="2015-03-09T15:49:00Z"/>
          <w:rFonts w:ascii="Arial" w:hAnsi="Arial" w:cs="Arial"/>
          <w:color w:val="000000"/>
          <w:sz w:val="30"/>
          <w:szCs w:val="30"/>
        </w:rPr>
      </w:pPr>
      <w:ins w:id="126" w:author="Fabio B" w:date="2015-03-09T15:49:00Z">
        <w:r>
          <w:rPr>
            <w:rFonts w:ascii="Arial" w:hAnsi="Arial" w:cs="Arial"/>
            <w:color w:val="000000"/>
            <w:sz w:val="30"/>
            <w:szCs w:val="30"/>
          </w:rPr>
          <w:t>Telefone: (31) 3253-2666</w:t>
        </w:r>
      </w:ins>
    </w:p>
    <w:p w14:paraId="72947FC7" w14:textId="77777777" w:rsidR="000711F2" w:rsidRDefault="000711F2" w:rsidP="000711F2">
      <w:pPr>
        <w:autoSpaceDE w:val="0"/>
        <w:autoSpaceDN w:val="0"/>
        <w:adjustRightInd w:val="0"/>
        <w:spacing w:after="0" w:line="240" w:lineRule="auto"/>
        <w:jc w:val="center"/>
        <w:rPr>
          <w:ins w:id="127" w:author="Fabio B" w:date="2015-03-09T15:49:00Z"/>
          <w:rFonts w:ascii="Arial" w:hAnsi="Arial" w:cs="Arial"/>
          <w:color w:val="000000"/>
          <w:sz w:val="30"/>
          <w:szCs w:val="30"/>
        </w:rPr>
      </w:pPr>
      <w:ins w:id="128" w:author="Fabio B" w:date="2015-03-09T15:49:00Z">
        <w:r>
          <w:rPr>
            <w:rFonts w:ascii="Arial" w:hAnsi="Arial" w:cs="Arial"/>
            <w:color w:val="000000"/>
            <w:sz w:val="30"/>
            <w:szCs w:val="30"/>
          </w:rPr>
          <w:fldChar w:fldCharType="begin"/>
        </w:r>
        <w:r>
          <w:rPr>
            <w:rFonts w:ascii="Arial" w:hAnsi="Arial" w:cs="Arial"/>
            <w:color w:val="000000"/>
            <w:sz w:val="30"/>
            <w:szCs w:val="30"/>
          </w:rPr>
          <w:instrText xml:space="preserve"> HYPERLINK "http://www.sinduscon-mg.org.br" </w:instrText>
        </w:r>
        <w:r>
          <w:rPr>
            <w:rFonts w:ascii="Arial" w:hAnsi="Arial" w:cs="Arial"/>
            <w:color w:val="000000"/>
            <w:sz w:val="30"/>
            <w:szCs w:val="30"/>
          </w:rPr>
          <w:fldChar w:fldCharType="separate"/>
        </w:r>
        <w:r w:rsidRPr="0074603C">
          <w:rPr>
            <w:rStyle w:val="Hyperlink"/>
            <w:rFonts w:ascii="Arial" w:hAnsi="Arial" w:cs="Arial"/>
            <w:sz w:val="30"/>
            <w:szCs w:val="30"/>
          </w:rPr>
          <w:t>www.sinduscon-mg.org.br</w:t>
        </w:r>
        <w:r>
          <w:rPr>
            <w:rFonts w:ascii="Arial" w:hAnsi="Arial" w:cs="Arial"/>
            <w:color w:val="000000"/>
            <w:sz w:val="30"/>
            <w:szCs w:val="30"/>
          </w:rPr>
          <w:fldChar w:fldCharType="end"/>
        </w:r>
      </w:ins>
    </w:p>
    <w:p w14:paraId="45F6E682" w14:textId="77777777" w:rsidR="0018458C" w:rsidRPr="00593987" w:rsidRDefault="0018458C" w:rsidP="0018458C">
      <w:pPr>
        <w:rPr>
          <w:rFonts w:ascii="Arial" w:hAnsi="Arial" w:cs="Arial"/>
          <w:color w:val="000000"/>
          <w:sz w:val="30"/>
          <w:szCs w:val="30"/>
        </w:rPr>
      </w:pPr>
    </w:p>
    <w:p w14:paraId="2BF5F4C0" w14:textId="77777777" w:rsidR="0018458C" w:rsidRPr="00593987" w:rsidRDefault="0018458C" w:rsidP="0018458C">
      <w:pPr>
        <w:jc w:val="center"/>
        <w:rPr>
          <w:rFonts w:ascii="Arial" w:hAnsi="Arial" w:cs="Arial"/>
          <w:color w:val="000000"/>
          <w:sz w:val="30"/>
          <w:szCs w:val="30"/>
        </w:rPr>
      </w:pPr>
    </w:p>
    <w:p w14:paraId="15BB3654" w14:textId="77777777" w:rsidR="0018458C" w:rsidRPr="00593987" w:rsidDel="000711F2" w:rsidRDefault="0018458C" w:rsidP="0018458C">
      <w:pPr>
        <w:autoSpaceDE w:val="0"/>
        <w:autoSpaceDN w:val="0"/>
        <w:adjustRightInd w:val="0"/>
        <w:spacing w:after="0" w:line="240" w:lineRule="auto"/>
        <w:jc w:val="center"/>
        <w:rPr>
          <w:del w:id="129" w:author="Fabio B" w:date="2015-03-09T15:48:00Z"/>
          <w:rFonts w:ascii="Arial" w:hAnsi="Arial" w:cs="Arial"/>
          <w:b/>
          <w:color w:val="000000"/>
          <w:sz w:val="30"/>
          <w:szCs w:val="30"/>
        </w:rPr>
      </w:pPr>
      <w:del w:id="130" w:author="Fabio B" w:date="2015-03-09T15:48:00Z">
        <w:r w:rsidRPr="00593987" w:rsidDel="000711F2">
          <w:rPr>
            <w:rFonts w:ascii="Arial" w:hAnsi="Arial" w:cs="Arial"/>
            <w:b/>
            <w:color w:val="000000"/>
            <w:sz w:val="30"/>
            <w:szCs w:val="30"/>
          </w:rPr>
          <w:delText>Ficha Técnica</w:delText>
        </w:r>
      </w:del>
    </w:p>
    <w:p w14:paraId="4A20006B" w14:textId="77777777" w:rsidR="001975A4" w:rsidRPr="00593987" w:rsidDel="000711F2" w:rsidRDefault="001975A4" w:rsidP="0018458C">
      <w:pPr>
        <w:autoSpaceDE w:val="0"/>
        <w:autoSpaceDN w:val="0"/>
        <w:adjustRightInd w:val="0"/>
        <w:spacing w:after="0" w:line="240" w:lineRule="auto"/>
        <w:jc w:val="center"/>
        <w:rPr>
          <w:del w:id="131" w:author="Fabio B" w:date="2015-03-09T15:48:00Z"/>
          <w:rFonts w:ascii="Arial" w:hAnsi="Arial" w:cs="Arial"/>
          <w:color w:val="000000"/>
          <w:sz w:val="30"/>
          <w:szCs w:val="30"/>
        </w:rPr>
      </w:pPr>
    </w:p>
    <w:p w14:paraId="48BCE2C9" w14:textId="77777777" w:rsidR="0018458C" w:rsidRPr="00593987" w:rsidDel="000711F2" w:rsidRDefault="0018458C" w:rsidP="0018458C">
      <w:pPr>
        <w:autoSpaceDE w:val="0"/>
        <w:autoSpaceDN w:val="0"/>
        <w:adjustRightInd w:val="0"/>
        <w:spacing w:after="0" w:line="240" w:lineRule="auto"/>
        <w:jc w:val="center"/>
        <w:rPr>
          <w:del w:id="132" w:author="Fabio B" w:date="2015-03-09T15:48:00Z"/>
          <w:rFonts w:ascii="Arial" w:hAnsi="Arial" w:cs="Arial"/>
          <w:b/>
          <w:color w:val="000000"/>
          <w:sz w:val="30"/>
          <w:szCs w:val="30"/>
        </w:rPr>
      </w:pPr>
      <w:del w:id="133" w:author="Fabio B" w:date="2015-03-09T15:48:00Z">
        <w:r w:rsidRPr="00593987" w:rsidDel="000711F2">
          <w:rPr>
            <w:rFonts w:ascii="Arial" w:hAnsi="Arial" w:cs="Arial"/>
            <w:b/>
            <w:color w:val="000000"/>
            <w:sz w:val="30"/>
            <w:szCs w:val="30"/>
          </w:rPr>
          <w:delText>Realização</w:delText>
        </w:r>
      </w:del>
    </w:p>
    <w:p w14:paraId="115511AA" w14:textId="77777777" w:rsidR="001975A4" w:rsidRPr="00593987" w:rsidDel="000711F2" w:rsidRDefault="001975A4" w:rsidP="0018458C">
      <w:pPr>
        <w:autoSpaceDE w:val="0"/>
        <w:autoSpaceDN w:val="0"/>
        <w:adjustRightInd w:val="0"/>
        <w:spacing w:after="0" w:line="240" w:lineRule="auto"/>
        <w:jc w:val="center"/>
        <w:rPr>
          <w:del w:id="134" w:author="Fabio B" w:date="2015-03-09T15:48:00Z"/>
          <w:rFonts w:ascii="Arial" w:hAnsi="Arial" w:cs="Arial"/>
          <w:color w:val="000000"/>
          <w:sz w:val="30"/>
          <w:szCs w:val="30"/>
        </w:rPr>
      </w:pPr>
    </w:p>
    <w:p w14:paraId="079355AB" w14:textId="77777777" w:rsidR="0018458C" w:rsidRPr="00593987" w:rsidDel="000711F2" w:rsidRDefault="0018458C" w:rsidP="0018458C">
      <w:pPr>
        <w:autoSpaceDE w:val="0"/>
        <w:autoSpaceDN w:val="0"/>
        <w:adjustRightInd w:val="0"/>
        <w:spacing w:after="0" w:line="240" w:lineRule="auto"/>
        <w:jc w:val="center"/>
        <w:rPr>
          <w:del w:id="135" w:author="Fabio B" w:date="2015-03-09T15:48:00Z"/>
          <w:rFonts w:ascii="Arial" w:hAnsi="Arial" w:cs="Arial"/>
          <w:color w:val="000000"/>
          <w:sz w:val="30"/>
          <w:szCs w:val="30"/>
        </w:rPr>
      </w:pPr>
      <w:del w:id="136" w:author="Fabio B" w:date="2015-03-09T15:48:00Z">
        <w:r w:rsidRPr="00593987" w:rsidDel="000711F2">
          <w:rPr>
            <w:rFonts w:ascii="Arial" w:hAnsi="Arial" w:cs="Arial"/>
            <w:color w:val="000000"/>
            <w:sz w:val="30"/>
            <w:szCs w:val="30"/>
          </w:rPr>
          <w:delText>Associação Brasileira de Incorporadoras Imobiliárias - ABRAINC</w:delText>
        </w:r>
      </w:del>
    </w:p>
    <w:p w14:paraId="3A4A295C" w14:textId="77777777" w:rsidR="0018458C" w:rsidRPr="00593987" w:rsidDel="000711F2" w:rsidRDefault="0018458C" w:rsidP="0018458C">
      <w:pPr>
        <w:autoSpaceDE w:val="0"/>
        <w:autoSpaceDN w:val="0"/>
        <w:adjustRightInd w:val="0"/>
        <w:spacing w:after="0" w:line="240" w:lineRule="auto"/>
        <w:jc w:val="center"/>
        <w:rPr>
          <w:del w:id="137" w:author="Fabio B" w:date="2015-03-09T15:48:00Z"/>
          <w:rFonts w:ascii="Arial" w:hAnsi="Arial" w:cs="Arial"/>
          <w:color w:val="000000"/>
          <w:sz w:val="30"/>
          <w:szCs w:val="30"/>
        </w:rPr>
      </w:pPr>
      <w:del w:id="138" w:author="Fabio B" w:date="2015-03-09T15:48:00Z">
        <w:r w:rsidRPr="00593987" w:rsidDel="000711F2">
          <w:rPr>
            <w:rFonts w:ascii="Arial" w:hAnsi="Arial" w:cs="Arial"/>
            <w:color w:val="000000"/>
            <w:sz w:val="30"/>
            <w:szCs w:val="30"/>
          </w:rPr>
          <w:delText xml:space="preserve">Endereço: </w:delText>
        </w:r>
        <w:r w:rsidR="006E79A3" w:rsidRPr="00593987" w:rsidDel="000711F2">
          <w:rPr>
            <w:rFonts w:ascii="Arial" w:hAnsi="Arial" w:cs="Arial"/>
            <w:color w:val="000000"/>
            <w:sz w:val="30"/>
            <w:szCs w:val="30"/>
          </w:rPr>
          <w:delText>Rua Iguatemi, 19</w:delText>
        </w:r>
        <w:r w:rsidR="00A91035" w:rsidRPr="00593987" w:rsidDel="000711F2">
          <w:rPr>
            <w:rFonts w:ascii="Arial" w:hAnsi="Arial" w:cs="Arial"/>
            <w:color w:val="000000"/>
            <w:sz w:val="30"/>
            <w:szCs w:val="30"/>
          </w:rPr>
          <w:delText>2</w:delText>
        </w:r>
        <w:r w:rsidR="006E79A3" w:rsidRPr="00593987" w:rsidDel="000711F2">
          <w:rPr>
            <w:rFonts w:ascii="Arial" w:hAnsi="Arial" w:cs="Arial"/>
            <w:color w:val="000000"/>
            <w:sz w:val="30"/>
            <w:szCs w:val="30"/>
          </w:rPr>
          <w:delText>- conjunto 11</w:delText>
        </w:r>
      </w:del>
    </w:p>
    <w:p w14:paraId="4A2176A7" w14:textId="77777777" w:rsidR="0018458C" w:rsidRPr="00593987" w:rsidDel="000711F2" w:rsidRDefault="0018458C" w:rsidP="0018458C">
      <w:pPr>
        <w:autoSpaceDE w:val="0"/>
        <w:autoSpaceDN w:val="0"/>
        <w:adjustRightInd w:val="0"/>
        <w:spacing w:after="0" w:line="240" w:lineRule="auto"/>
        <w:jc w:val="center"/>
        <w:rPr>
          <w:del w:id="139" w:author="Fabio B" w:date="2015-03-09T15:48:00Z"/>
          <w:rFonts w:ascii="Arial" w:hAnsi="Arial" w:cs="Arial"/>
          <w:color w:val="000000"/>
          <w:sz w:val="30"/>
          <w:szCs w:val="30"/>
        </w:rPr>
      </w:pPr>
      <w:del w:id="140" w:author="Fabio B" w:date="2015-03-09T15:48:00Z">
        <w:r w:rsidRPr="00593987" w:rsidDel="000711F2">
          <w:rPr>
            <w:rFonts w:ascii="Arial" w:hAnsi="Arial" w:cs="Arial"/>
            <w:color w:val="000000"/>
            <w:sz w:val="30"/>
            <w:szCs w:val="30"/>
          </w:rPr>
          <w:delText>Vila Olímpia</w:delText>
        </w:r>
      </w:del>
    </w:p>
    <w:p w14:paraId="00D1C268" w14:textId="77777777" w:rsidR="0018458C" w:rsidRPr="00593987" w:rsidDel="000711F2" w:rsidRDefault="0018458C" w:rsidP="0018458C">
      <w:pPr>
        <w:autoSpaceDE w:val="0"/>
        <w:autoSpaceDN w:val="0"/>
        <w:adjustRightInd w:val="0"/>
        <w:spacing w:after="0" w:line="240" w:lineRule="auto"/>
        <w:jc w:val="center"/>
        <w:rPr>
          <w:del w:id="141" w:author="Fabio B" w:date="2015-03-09T15:48:00Z"/>
          <w:rFonts w:ascii="Arial" w:hAnsi="Arial" w:cs="Arial"/>
          <w:color w:val="000000"/>
          <w:sz w:val="30"/>
          <w:szCs w:val="30"/>
        </w:rPr>
      </w:pPr>
      <w:del w:id="142" w:author="Fabio B" w:date="2015-03-09T15:48:00Z">
        <w:r w:rsidRPr="00593987" w:rsidDel="000711F2">
          <w:rPr>
            <w:rFonts w:ascii="Arial" w:hAnsi="Arial" w:cs="Arial"/>
            <w:color w:val="000000"/>
            <w:sz w:val="30"/>
            <w:szCs w:val="30"/>
          </w:rPr>
          <w:delText xml:space="preserve">CEP: </w:delText>
        </w:r>
        <w:r w:rsidR="006E79A3" w:rsidRPr="00593987" w:rsidDel="000711F2">
          <w:rPr>
            <w:rFonts w:ascii="Arial" w:hAnsi="Arial" w:cs="Arial"/>
            <w:color w:val="000000" w:themeColor="text1"/>
            <w:sz w:val="30"/>
            <w:szCs w:val="30"/>
            <w:shd w:val="clear" w:color="auto" w:fill="FFFFFF"/>
          </w:rPr>
          <w:delText>01451-010</w:delText>
        </w:r>
        <w:r w:rsidR="006E79A3" w:rsidRPr="00593987" w:rsidDel="000711F2">
          <w:rPr>
            <w:rFonts w:ascii="Arial" w:hAnsi="Arial" w:cs="Arial"/>
            <w:color w:val="545454"/>
            <w:sz w:val="30"/>
            <w:szCs w:val="30"/>
            <w:shd w:val="clear" w:color="auto" w:fill="FFFFFF"/>
          </w:rPr>
          <w:delText xml:space="preserve">- </w:delText>
        </w:r>
        <w:r w:rsidRPr="00593987" w:rsidDel="000711F2">
          <w:rPr>
            <w:rFonts w:ascii="Arial" w:hAnsi="Arial" w:cs="Arial"/>
            <w:color w:val="000000"/>
            <w:sz w:val="30"/>
            <w:szCs w:val="30"/>
          </w:rPr>
          <w:delText>São Paulo – SP</w:delText>
        </w:r>
      </w:del>
    </w:p>
    <w:p w14:paraId="0A1BCC2D" w14:textId="77777777" w:rsidR="0018458C" w:rsidRPr="00593987" w:rsidDel="000711F2" w:rsidRDefault="0018458C" w:rsidP="0018458C">
      <w:pPr>
        <w:autoSpaceDE w:val="0"/>
        <w:autoSpaceDN w:val="0"/>
        <w:adjustRightInd w:val="0"/>
        <w:spacing w:after="0" w:line="240" w:lineRule="auto"/>
        <w:jc w:val="center"/>
        <w:rPr>
          <w:del w:id="143" w:author="Fabio B" w:date="2015-03-09T15:48:00Z"/>
          <w:rFonts w:ascii="Arial" w:hAnsi="Arial" w:cs="Arial"/>
          <w:color w:val="000000"/>
          <w:sz w:val="30"/>
          <w:szCs w:val="30"/>
        </w:rPr>
      </w:pPr>
      <w:del w:id="144" w:author="Fabio B" w:date="2015-03-09T15:48:00Z">
        <w:r w:rsidRPr="00593987" w:rsidDel="000711F2">
          <w:rPr>
            <w:rFonts w:ascii="Arial" w:hAnsi="Arial" w:cs="Arial"/>
            <w:color w:val="000000"/>
            <w:sz w:val="30"/>
            <w:szCs w:val="30"/>
          </w:rPr>
          <w:delText xml:space="preserve">Telefone (11) </w:delText>
        </w:r>
        <w:r w:rsidR="0087382F" w:rsidRPr="00593987" w:rsidDel="000711F2">
          <w:rPr>
            <w:rFonts w:ascii="Arial" w:hAnsi="Arial" w:cs="Arial"/>
            <w:color w:val="000000"/>
            <w:sz w:val="30"/>
            <w:szCs w:val="30"/>
          </w:rPr>
          <w:delText>2737</w:delText>
        </w:r>
        <w:r w:rsidRPr="00593987" w:rsidDel="000711F2">
          <w:rPr>
            <w:rFonts w:ascii="Arial" w:hAnsi="Arial" w:cs="Arial"/>
            <w:color w:val="000000"/>
            <w:sz w:val="30"/>
            <w:szCs w:val="30"/>
          </w:rPr>
          <w:delText>-1</w:delText>
        </w:r>
        <w:r w:rsidR="0087382F" w:rsidRPr="00593987" w:rsidDel="000711F2">
          <w:rPr>
            <w:rFonts w:ascii="Arial" w:hAnsi="Arial" w:cs="Arial"/>
            <w:color w:val="000000"/>
            <w:sz w:val="30"/>
            <w:szCs w:val="30"/>
          </w:rPr>
          <w:delText>4</w:delText>
        </w:r>
        <w:r w:rsidRPr="00593987" w:rsidDel="000711F2">
          <w:rPr>
            <w:rFonts w:ascii="Arial" w:hAnsi="Arial" w:cs="Arial"/>
            <w:color w:val="000000"/>
            <w:sz w:val="30"/>
            <w:szCs w:val="30"/>
          </w:rPr>
          <w:delText xml:space="preserve">00 </w:delText>
        </w:r>
      </w:del>
    </w:p>
    <w:p w14:paraId="67749D42" w14:textId="77777777" w:rsidR="0018458C" w:rsidRPr="00593987" w:rsidDel="000711F2" w:rsidRDefault="0018458C" w:rsidP="0018458C">
      <w:pPr>
        <w:autoSpaceDE w:val="0"/>
        <w:autoSpaceDN w:val="0"/>
        <w:adjustRightInd w:val="0"/>
        <w:spacing w:after="0" w:line="240" w:lineRule="auto"/>
        <w:jc w:val="center"/>
        <w:rPr>
          <w:del w:id="145" w:author="Fabio B" w:date="2015-03-09T15:48:00Z"/>
          <w:rFonts w:ascii="Arial" w:hAnsi="Arial" w:cs="Arial"/>
          <w:color w:val="000000"/>
          <w:sz w:val="30"/>
          <w:szCs w:val="30"/>
        </w:rPr>
      </w:pPr>
      <w:del w:id="146" w:author="Fabio B" w:date="2015-03-09T15:48:00Z">
        <w:r w:rsidRPr="00593987" w:rsidDel="000711F2">
          <w:rPr>
            <w:rFonts w:ascii="Arial" w:hAnsi="Arial" w:cs="Arial"/>
            <w:color w:val="000000"/>
            <w:sz w:val="30"/>
            <w:szCs w:val="30"/>
          </w:rPr>
          <w:delText xml:space="preserve">www.abrainc.org.br – E-mail: </w:delText>
        </w:r>
        <w:r w:rsidR="000711F2" w:rsidDel="000711F2">
          <w:fldChar w:fldCharType="begin"/>
        </w:r>
        <w:r w:rsidR="000711F2" w:rsidDel="000711F2">
          <w:delInstrText xml:space="preserve"> HYPERLINK "mailto:abrainc@abrainc.org.br" </w:delInstrText>
        </w:r>
        <w:r w:rsidR="000711F2" w:rsidDel="000711F2">
          <w:fldChar w:fldCharType="separate"/>
        </w:r>
        <w:r w:rsidR="008F6B78" w:rsidRPr="00593987" w:rsidDel="000711F2">
          <w:rPr>
            <w:rStyle w:val="Hyperlink"/>
            <w:rFonts w:ascii="Arial" w:hAnsi="Arial" w:cs="Arial"/>
            <w:sz w:val="30"/>
            <w:szCs w:val="30"/>
          </w:rPr>
          <w:delText>abrainc@abrainc.org.br</w:delText>
        </w:r>
        <w:r w:rsidR="000711F2" w:rsidDel="000711F2">
          <w:rPr>
            <w:rStyle w:val="Hyperlink"/>
            <w:rFonts w:ascii="Arial" w:hAnsi="Arial" w:cs="Arial"/>
            <w:sz w:val="30"/>
            <w:szCs w:val="30"/>
          </w:rPr>
          <w:fldChar w:fldCharType="end"/>
        </w:r>
      </w:del>
    </w:p>
    <w:p w14:paraId="7FC1DA2E" w14:textId="77777777" w:rsidR="008F6B78" w:rsidRPr="00593987" w:rsidDel="000711F2" w:rsidRDefault="008F6B78" w:rsidP="0018458C">
      <w:pPr>
        <w:autoSpaceDE w:val="0"/>
        <w:autoSpaceDN w:val="0"/>
        <w:adjustRightInd w:val="0"/>
        <w:spacing w:after="0" w:line="240" w:lineRule="auto"/>
        <w:jc w:val="center"/>
        <w:rPr>
          <w:del w:id="147" w:author="Fabio B" w:date="2015-03-09T15:48:00Z"/>
          <w:rFonts w:ascii="Arial" w:hAnsi="Arial" w:cs="Arial"/>
          <w:color w:val="000000"/>
          <w:sz w:val="30"/>
          <w:szCs w:val="30"/>
        </w:rPr>
      </w:pPr>
    </w:p>
    <w:p w14:paraId="4ADC2021" w14:textId="77777777" w:rsidR="0018458C" w:rsidRPr="00593987" w:rsidDel="000711F2" w:rsidRDefault="0018458C" w:rsidP="0018458C">
      <w:pPr>
        <w:autoSpaceDE w:val="0"/>
        <w:autoSpaceDN w:val="0"/>
        <w:adjustRightInd w:val="0"/>
        <w:spacing w:after="0" w:line="240" w:lineRule="auto"/>
        <w:jc w:val="center"/>
        <w:rPr>
          <w:del w:id="148" w:author="Fabio B" w:date="2015-03-09T15:48:00Z"/>
          <w:rFonts w:ascii="Arial" w:hAnsi="Arial" w:cs="Arial"/>
          <w:b/>
          <w:color w:val="000000"/>
          <w:sz w:val="30"/>
          <w:szCs w:val="30"/>
        </w:rPr>
      </w:pPr>
      <w:del w:id="149" w:author="Fabio B" w:date="2015-03-09T15:48:00Z">
        <w:r w:rsidRPr="00593987" w:rsidDel="000711F2">
          <w:rPr>
            <w:rFonts w:ascii="Arial" w:hAnsi="Arial" w:cs="Arial"/>
            <w:b/>
            <w:color w:val="000000"/>
            <w:sz w:val="30"/>
            <w:szCs w:val="30"/>
          </w:rPr>
          <w:delText>Coordenação</w:delText>
        </w:r>
      </w:del>
    </w:p>
    <w:p w14:paraId="79C970EB" w14:textId="77777777" w:rsidR="00B25FCB" w:rsidRPr="00593987" w:rsidDel="000711F2" w:rsidRDefault="00B25FCB" w:rsidP="0018458C">
      <w:pPr>
        <w:autoSpaceDE w:val="0"/>
        <w:autoSpaceDN w:val="0"/>
        <w:adjustRightInd w:val="0"/>
        <w:spacing w:after="0" w:line="240" w:lineRule="auto"/>
        <w:jc w:val="center"/>
        <w:rPr>
          <w:del w:id="150" w:author="Fabio B" w:date="2015-03-09T15:48:00Z"/>
          <w:rFonts w:ascii="Arial" w:hAnsi="Arial" w:cs="Arial"/>
          <w:b/>
          <w:color w:val="000000"/>
          <w:sz w:val="30"/>
          <w:szCs w:val="30"/>
        </w:rPr>
      </w:pPr>
    </w:p>
    <w:p w14:paraId="3FFDECE5" w14:textId="77777777" w:rsidR="0018458C" w:rsidRPr="00593987" w:rsidDel="000711F2" w:rsidRDefault="0018458C" w:rsidP="00B47047">
      <w:pPr>
        <w:autoSpaceDE w:val="0"/>
        <w:autoSpaceDN w:val="0"/>
        <w:adjustRightInd w:val="0"/>
        <w:spacing w:after="0" w:line="276" w:lineRule="auto"/>
        <w:jc w:val="center"/>
        <w:rPr>
          <w:del w:id="151" w:author="Fabio B" w:date="2015-03-09T15:48:00Z"/>
          <w:rFonts w:ascii="Arial" w:hAnsi="Arial" w:cs="Arial"/>
          <w:color w:val="000000"/>
          <w:sz w:val="30"/>
          <w:szCs w:val="30"/>
        </w:rPr>
      </w:pPr>
      <w:del w:id="152" w:author="Fabio B" w:date="2015-03-09T15:48:00Z">
        <w:r w:rsidRPr="00593987" w:rsidDel="000711F2">
          <w:rPr>
            <w:rFonts w:ascii="Arial" w:hAnsi="Arial" w:cs="Arial"/>
            <w:color w:val="000000"/>
            <w:sz w:val="30"/>
            <w:szCs w:val="30"/>
          </w:rPr>
          <w:delText>Renato Ventura</w:delText>
        </w:r>
      </w:del>
    </w:p>
    <w:p w14:paraId="0B75DB0C" w14:textId="77777777" w:rsidR="0018458C" w:rsidRPr="00593987" w:rsidDel="000711F2" w:rsidRDefault="0018458C" w:rsidP="00B47047">
      <w:pPr>
        <w:autoSpaceDE w:val="0"/>
        <w:autoSpaceDN w:val="0"/>
        <w:adjustRightInd w:val="0"/>
        <w:spacing w:after="0" w:line="276" w:lineRule="auto"/>
        <w:jc w:val="center"/>
        <w:rPr>
          <w:del w:id="153" w:author="Fabio B" w:date="2015-03-09T15:48:00Z"/>
          <w:rFonts w:ascii="Arial" w:hAnsi="Arial" w:cs="Arial"/>
          <w:color w:val="000000"/>
          <w:sz w:val="30"/>
          <w:szCs w:val="30"/>
        </w:rPr>
      </w:pPr>
      <w:del w:id="154" w:author="Fabio B" w:date="2015-03-09T15:48:00Z">
        <w:r w:rsidRPr="00593987" w:rsidDel="000711F2">
          <w:rPr>
            <w:rFonts w:ascii="Arial" w:hAnsi="Arial" w:cs="Arial"/>
            <w:color w:val="000000"/>
            <w:sz w:val="30"/>
            <w:szCs w:val="30"/>
          </w:rPr>
          <w:delText>Diretor Executivo da ABRAINC</w:delText>
        </w:r>
      </w:del>
    </w:p>
    <w:p w14:paraId="43610445" w14:textId="77777777" w:rsidR="00675876" w:rsidRPr="00593987" w:rsidDel="000711F2" w:rsidRDefault="00675876" w:rsidP="00B47047">
      <w:pPr>
        <w:autoSpaceDE w:val="0"/>
        <w:autoSpaceDN w:val="0"/>
        <w:adjustRightInd w:val="0"/>
        <w:spacing w:after="0" w:line="276" w:lineRule="auto"/>
        <w:jc w:val="center"/>
        <w:rPr>
          <w:del w:id="155" w:author="Fabio B" w:date="2015-03-09T15:48:00Z"/>
          <w:rFonts w:ascii="Arial" w:hAnsi="Arial" w:cs="Arial"/>
          <w:color w:val="000000"/>
          <w:sz w:val="30"/>
          <w:szCs w:val="30"/>
        </w:rPr>
      </w:pPr>
    </w:p>
    <w:p w14:paraId="7BEDABA5" w14:textId="77777777" w:rsidR="00675876" w:rsidRPr="00593987" w:rsidDel="000711F2" w:rsidRDefault="00675876" w:rsidP="00B47047">
      <w:pPr>
        <w:autoSpaceDE w:val="0"/>
        <w:autoSpaceDN w:val="0"/>
        <w:adjustRightInd w:val="0"/>
        <w:spacing w:after="0" w:line="276" w:lineRule="auto"/>
        <w:jc w:val="center"/>
        <w:rPr>
          <w:del w:id="156" w:author="Fabio B" w:date="2015-03-09T15:48:00Z"/>
          <w:rFonts w:ascii="Arial" w:hAnsi="Arial" w:cs="Arial"/>
          <w:color w:val="000000"/>
          <w:sz w:val="30"/>
          <w:szCs w:val="30"/>
        </w:rPr>
      </w:pPr>
      <w:del w:id="157" w:author="Fabio B" w:date="2015-03-09T15:48:00Z">
        <w:r w:rsidRPr="00593987" w:rsidDel="000711F2">
          <w:rPr>
            <w:rFonts w:ascii="Arial" w:hAnsi="Arial" w:cs="Arial"/>
            <w:color w:val="000000"/>
            <w:sz w:val="30"/>
            <w:szCs w:val="30"/>
          </w:rPr>
          <w:delText>Luiz Fernando Moura</w:delText>
        </w:r>
      </w:del>
    </w:p>
    <w:p w14:paraId="67DEDE50" w14:textId="77777777" w:rsidR="00675876" w:rsidRPr="00593987" w:rsidDel="000711F2" w:rsidRDefault="00675876" w:rsidP="00B47047">
      <w:pPr>
        <w:autoSpaceDE w:val="0"/>
        <w:autoSpaceDN w:val="0"/>
        <w:adjustRightInd w:val="0"/>
        <w:spacing w:after="0" w:line="276" w:lineRule="auto"/>
        <w:jc w:val="center"/>
        <w:rPr>
          <w:del w:id="158" w:author="Fabio B" w:date="2015-03-09T15:48:00Z"/>
          <w:rFonts w:ascii="Arial" w:hAnsi="Arial" w:cs="Arial"/>
          <w:color w:val="000000"/>
          <w:sz w:val="30"/>
          <w:szCs w:val="30"/>
        </w:rPr>
      </w:pPr>
      <w:del w:id="159" w:author="Fabio B" w:date="2015-03-09T15:48:00Z">
        <w:r w:rsidRPr="00593987" w:rsidDel="000711F2">
          <w:rPr>
            <w:rFonts w:ascii="Arial" w:hAnsi="Arial" w:cs="Arial"/>
            <w:color w:val="000000"/>
            <w:sz w:val="30"/>
            <w:szCs w:val="30"/>
          </w:rPr>
          <w:delText>LFM Negócios Imobiliários Ltda</w:delText>
        </w:r>
        <w:r w:rsidR="00E54F75" w:rsidDel="000711F2">
          <w:rPr>
            <w:rFonts w:ascii="Arial" w:hAnsi="Arial" w:cs="Arial"/>
            <w:color w:val="000000"/>
            <w:sz w:val="30"/>
            <w:szCs w:val="30"/>
          </w:rPr>
          <w:delText>.</w:delText>
        </w:r>
      </w:del>
    </w:p>
    <w:p w14:paraId="6C038930" w14:textId="77777777" w:rsidR="008F6B78" w:rsidRPr="00593987" w:rsidDel="000711F2" w:rsidRDefault="008F6B78" w:rsidP="0018458C">
      <w:pPr>
        <w:autoSpaceDE w:val="0"/>
        <w:autoSpaceDN w:val="0"/>
        <w:adjustRightInd w:val="0"/>
        <w:spacing w:after="0" w:line="240" w:lineRule="auto"/>
        <w:jc w:val="center"/>
        <w:rPr>
          <w:del w:id="160" w:author="Fabio B" w:date="2015-03-09T15:48:00Z"/>
          <w:rFonts w:ascii="Arial" w:hAnsi="Arial" w:cs="Arial"/>
          <w:color w:val="000000"/>
          <w:sz w:val="30"/>
          <w:szCs w:val="30"/>
        </w:rPr>
      </w:pPr>
    </w:p>
    <w:p w14:paraId="5EB2E661" w14:textId="77777777" w:rsidR="0018458C" w:rsidRPr="00593987" w:rsidDel="000711F2" w:rsidRDefault="0018458C" w:rsidP="0018458C">
      <w:pPr>
        <w:autoSpaceDE w:val="0"/>
        <w:autoSpaceDN w:val="0"/>
        <w:adjustRightInd w:val="0"/>
        <w:spacing w:after="0" w:line="240" w:lineRule="auto"/>
        <w:jc w:val="center"/>
        <w:rPr>
          <w:del w:id="161" w:author="Fabio B" w:date="2015-03-09T15:48:00Z"/>
          <w:rFonts w:ascii="Arial" w:hAnsi="Arial" w:cs="Arial"/>
          <w:b/>
          <w:color w:val="000000"/>
          <w:sz w:val="30"/>
          <w:szCs w:val="30"/>
        </w:rPr>
      </w:pPr>
      <w:del w:id="162" w:author="Fabio B" w:date="2015-03-09T15:48:00Z">
        <w:r w:rsidRPr="00593987" w:rsidDel="000711F2">
          <w:rPr>
            <w:rFonts w:ascii="Arial" w:hAnsi="Arial" w:cs="Arial"/>
            <w:b/>
            <w:color w:val="000000"/>
            <w:sz w:val="30"/>
            <w:szCs w:val="30"/>
          </w:rPr>
          <w:delText>Elaboração</w:delText>
        </w:r>
      </w:del>
    </w:p>
    <w:p w14:paraId="103CFF77" w14:textId="77777777" w:rsidR="00B47047" w:rsidRPr="00593987" w:rsidDel="000711F2" w:rsidRDefault="00B47047" w:rsidP="0018458C">
      <w:pPr>
        <w:autoSpaceDE w:val="0"/>
        <w:autoSpaceDN w:val="0"/>
        <w:adjustRightInd w:val="0"/>
        <w:spacing w:after="0" w:line="240" w:lineRule="auto"/>
        <w:jc w:val="center"/>
        <w:rPr>
          <w:del w:id="163" w:author="Fabio B" w:date="2015-03-09T15:48:00Z"/>
          <w:rFonts w:ascii="Arial" w:hAnsi="Arial" w:cs="Arial"/>
          <w:b/>
          <w:color w:val="000000"/>
          <w:sz w:val="30"/>
          <w:szCs w:val="30"/>
        </w:rPr>
      </w:pPr>
    </w:p>
    <w:p w14:paraId="0F21451C" w14:textId="77777777" w:rsidR="0018458C" w:rsidRPr="00593987" w:rsidDel="000711F2" w:rsidRDefault="0018458C" w:rsidP="00B47047">
      <w:pPr>
        <w:autoSpaceDE w:val="0"/>
        <w:autoSpaceDN w:val="0"/>
        <w:adjustRightInd w:val="0"/>
        <w:spacing w:after="0" w:line="276" w:lineRule="auto"/>
        <w:jc w:val="center"/>
        <w:rPr>
          <w:del w:id="164" w:author="Fabio B" w:date="2015-03-09T15:48:00Z"/>
          <w:rFonts w:ascii="Arial" w:hAnsi="Arial" w:cs="Arial"/>
          <w:color w:val="000000"/>
          <w:sz w:val="30"/>
          <w:szCs w:val="30"/>
        </w:rPr>
      </w:pPr>
      <w:del w:id="165" w:author="Fabio B" w:date="2015-03-09T15:48:00Z">
        <w:r w:rsidRPr="00593987" w:rsidDel="000711F2">
          <w:rPr>
            <w:rFonts w:ascii="Arial" w:hAnsi="Arial" w:cs="Arial"/>
            <w:color w:val="000000"/>
            <w:sz w:val="30"/>
            <w:szCs w:val="30"/>
          </w:rPr>
          <w:delText>ABRAINC</w:delText>
        </w:r>
      </w:del>
    </w:p>
    <w:p w14:paraId="0A650496" w14:textId="77777777" w:rsidR="0018458C" w:rsidRPr="00593987" w:rsidDel="000711F2" w:rsidRDefault="0018458C" w:rsidP="00B47047">
      <w:pPr>
        <w:autoSpaceDE w:val="0"/>
        <w:autoSpaceDN w:val="0"/>
        <w:adjustRightInd w:val="0"/>
        <w:spacing w:after="0" w:line="276" w:lineRule="auto"/>
        <w:jc w:val="center"/>
        <w:rPr>
          <w:del w:id="166" w:author="Fabio B" w:date="2015-03-09T15:48:00Z"/>
          <w:rFonts w:ascii="Arial" w:hAnsi="Arial" w:cs="Arial"/>
          <w:color w:val="000000"/>
          <w:sz w:val="30"/>
          <w:szCs w:val="30"/>
        </w:rPr>
      </w:pPr>
      <w:del w:id="167" w:author="Fabio B" w:date="2015-03-09T15:48:00Z">
        <w:r w:rsidRPr="00593987" w:rsidDel="000711F2">
          <w:rPr>
            <w:rFonts w:ascii="Arial" w:hAnsi="Arial" w:cs="Arial"/>
            <w:color w:val="000000"/>
            <w:sz w:val="30"/>
            <w:szCs w:val="30"/>
          </w:rPr>
          <w:lastRenderedPageBreak/>
          <w:delText>MRV Engenharia e Participações S.A.</w:delText>
        </w:r>
      </w:del>
    </w:p>
    <w:p w14:paraId="606DB7EC" w14:textId="77777777" w:rsidR="0018458C" w:rsidRPr="00593987" w:rsidDel="000711F2" w:rsidRDefault="0018458C" w:rsidP="00B47047">
      <w:pPr>
        <w:autoSpaceDE w:val="0"/>
        <w:autoSpaceDN w:val="0"/>
        <w:adjustRightInd w:val="0"/>
        <w:spacing w:after="0" w:line="276" w:lineRule="auto"/>
        <w:jc w:val="center"/>
        <w:rPr>
          <w:del w:id="168" w:author="Fabio B" w:date="2015-03-09T15:48:00Z"/>
          <w:rFonts w:ascii="Arial" w:hAnsi="Arial" w:cs="Arial"/>
          <w:color w:val="000000"/>
          <w:sz w:val="30"/>
          <w:szCs w:val="30"/>
        </w:rPr>
      </w:pPr>
      <w:del w:id="169" w:author="Fabio B" w:date="2015-03-09T15:48:00Z">
        <w:r w:rsidRPr="00593987" w:rsidDel="000711F2">
          <w:rPr>
            <w:rFonts w:ascii="Arial" w:hAnsi="Arial" w:cs="Arial"/>
            <w:color w:val="000000"/>
            <w:sz w:val="30"/>
            <w:szCs w:val="30"/>
          </w:rPr>
          <w:delText>Maria Fernanda Menin Maia – OAB-MG 86.300</w:delText>
        </w:r>
      </w:del>
    </w:p>
    <w:p w14:paraId="6C35B2DF" w14:textId="77777777" w:rsidR="0018458C" w:rsidRPr="00593987" w:rsidDel="000711F2" w:rsidRDefault="0018458C" w:rsidP="00B47047">
      <w:pPr>
        <w:autoSpaceDE w:val="0"/>
        <w:autoSpaceDN w:val="0"/>
        <w:adjustRightInd w:val="0"/>
        <w:spacing w:after="0" w:line="276" w:lineRule="auto"/>
        <w:jc w:val="center"/>
        <w:rPr>
          <w:del w:id="170" w:author="Fabio B" w:date="2015-03-09T15:48:00Z"/>
          <w:rFonts w:ascii="Arial" w:hAnsi="Arial" w:cs="Arial"/>
          <w:color w:val="000000"/>
          <w:sz w:val="30"/>
          <w:szCs w:val="30"/>
        </w:rPr>
      </w:pPr>
      <w:del w:id="171" w:author="Fabio B" w:date="2015-03-09T15:48:00Z">
        <w:r w:rsidRPr="00593987" w:rsidDel="000711F2">
          <w:rPr>
            <w:rFonts w:ascii="Arial" w:hAnsi="Arial" w:cs="Arial"/>
            <w:color w:val="000000"/>
            <w:sz w:val="30"/>
            <w:szCs w:val="30"/>
          </w:rPr>
          <w:delText xml:space="preserve">Raphaela Gerken Chelotti – OAB-MG </w:delText>
        </w:r>
      </w:del>
    </w:p>
    <w:p w14:paraId="631C028E" w14:textId="77777777" w:rsidR="0018458C" w:rsidRPr="00593987" w:rsidDel="000711F2" w:rsidRDefault="0018458C" w:rsidP="00B47047">
      <w:pPr>
        <w:autoSpaceDE w:val="0"/>
        <w:autoSpaceDN w:val="0"/>
        <w:adjustRightInd w:val="0"/>
        <w:spacing w:after="0" w:line="276" w:lineRule="auto"/>
        <w:jc w:val="center"/>
        <w:rPr>
          <w:del w:id="172" w:author="Fabio B" w:date="2015-03-09T15:48:00Z"/>
          <w:rFonts w:ascii="Arial" w:hAnsi="Arial" w:cs="Arial"/>
          <w:color w:val="000000"/>
          <w:sz w:val="30"/>
          <w:szCs w:val="30"/>
        </w:rPr>
      </w:pPr>
      <w:del w:id="173" w:author="Fabio B" w:date="2015-03-09T15:48:00Z">
        <w:r w:rsidRPr="00593987" w:rsidDel="000711F2">
          <w:rPr>
            <w:rFonts w:ascii="Arial" w:hAnsi="Arial" w:cs="Arial"/>
            <w:color w:val="000000"/>
            <w:sz w:val="30"/>
            <w:szCs w:val="30"/>
          </w:rPr>
          <w:delText xml:space="preserve">Karina Moreira Teixeira – OAB-SP </w:delText>
        </w:r>
      </w:del>
    </w:p>
    <w:p w14:paraId="449AF101" w14:textId="77777777" w:rsidR="0018458C" w:rsidRPr="00FA6585" w:rsidDel="000711F2" w:rsidRDefault="0018458C" w:rsidP="00B47047">
      <w:pPr>
        <w:autoSpaceDE w:val="0"/>
        <w:autoSpaceDN w:val="0"/>
        <w:adjustRightInd w:val="0"/>
        <w:spacing w:after="0" w:line="276" w:lineRule="auto"/>
        <w:jc w:val="center"/>
        <w:rPr>
          <w:del w:id="174" w:author="Fabio B" w:date="2015-03-09T15:48:00Z"/>
          <w:rFonts w:ascii="Arial" w:hAnsi="Arial" w:cs="Arial"/>
          <w:color w:val="000000"/>
          <w:sz w:val="30"/>
          <w:szCs w:val="30"/>
        </w:rPr>
      </w:pPr>
      <w:del w:id="175" w:author="Fabio B" w:date="2015-03-09T15:48:00Z">
        <w:r w:rsidRPr="00FA6585" w:rsidDel="000711F2">
          <w:rPr>
            <w:rFonts w:ascii="Arial" w:hAnsi="Arial" w:cs="Arial"/>
            <w:color w:val="000000"/>
            <w:sz w:val="30"/>
            <w:szCs w:val="30"/>
          </w:rPr>
          <w:delText>Cyrela S.A.</w:delText>
        </w:r>
      </w:del>
    </w:p>
    <w:p w14:paraId="071C9107" w14:textId="77777777" w:rsidR="0018458C" w:rsidRPr="00593987" w:rsidDel="000711F2" w:rsidRDefault="0018458C" w:rsidP="00B47047">
      <w:pPr>
        <w:autoSpaceDE w:val="0"/>
        <w:autoSpaceDN w:val="0"/>
        <w:adjustRightInd w:val="0"/>
        <w:spacing w:after="0" w:line="276" w:lineRule="auto"/>
        <w:jc w:val="center"/>
        <w:rPr>
          <w:del w:id="176" w:author="Fabio B" w:date="2015-03-09T15:48:00Z"/>
          <w:rFonts w:ascii="Arial" w:hAnsi="Arial" w:cs="Arial"/>
          <w:color w:val="000000"/>
          <w:sz w:val="30"/>
          <w:szCs w:val="30"/>
        </w:rPr>
      </w:pPr>
      <w:del w:id="177" w:author="Fabio B" w:date="2015-03-09T15:48:00Z">
        <w:r w:rsidRPr="00FA6585" w:rsidDel="000711F2">
          <w:rPr>
            <w:rFonts w:ascii="Arial" w:hAnsi="Arial" w:cs="Arial"/>
            <w:color w:val="000000"/>
            <w:sz w:val="30"/>
            <w:szCs w:val="30"/>
          </w:rPr>
          <w:delText>Adriano Lacombe – OAB-SP</w:delText>
        </w:r>
        <w:r w:rsidR="00AD7D4F" w:rsidRPr="00FA6585" w:rsidDel="000711F2">
          <w:rPr>
            <w:rFonts w:ascii="Arial" w:hAnsi="Arial" w:cs="Arial"/>
            <w:color w:val="000000"/>
            <w:sz w:val="30"/>
            <w:szCs w:val="30"/>
          </w:rPr>
          <w:delText>MF</w:delText>
        </w:r>
      </w:del>
    </w:p>
    <w:p w14:paraId="6DF46EF7" w14:textId="77777777" w:rsidR="0018458C" w:rsidRPr="00593987" w:rsidDel="000711F2" w:rsidRDefault="0018458C" w:rsidP="00B47047">
      <w:pPr>
        <w:autoSpaceDE w:val="0"/>
        <w:autoSpaceDN w:val="0"/>
        <w:adjustRightInd w:val="0"/>
        <w:spacing w:after="0" w:line="276" w:lineRule="auto"/>
        <w:jc w:val="center"/>
        <w:rPr>
          <w:del w:id="178" w:author="Fabio B" w:date="2015-03-09T15:48:00Z"/>
          <w:rFonts w:ascii="Arial" w:hAnsi="Arial" w:cs="Arial"/>
          <w:color w:val="000000"/>
          <w:sz w:val="30"/>
          <w:szCs w:val="30"/>
        </w:rPr>
      </w:pPr>
      <w:del w:id="179" w:author="Fabio B" w:date="2015-03-09T15:48:00Z">
        <w:r w:rsidRPr="00593987" w:rsidDel="000711F2">
          <w:rPr>
            <w:rFonts w:ascii="Arial" w:hAnsi="Arial" w:cs="Arial"/>
            <w:color w:val="000000"/>
            <w:sz w:val="30"/>
            <w:szCs w:val="30"/>
          </w:rPr>
          <w:delText>HM Incorporações S.A.</w:delText>
        </w:r>
      </w:del>
    </w:p>
    <w:p w14:paraId="5551E720" w14:textId="77777777" w:rsidR="0018458C" w:rsidRPr="00593987" w:rsidDel="000711F2" w:rsidRDefault="0018458C" w:rsidP="00B47047">
      <w:pPr>
        <w:autoSpaceDE w:val="0"/>
        <w:autoSpaceDN w:val="0"/>
        <w:adjustRightInd w:val="0"/>
        <w:spacing w:after="0" w:line="276" w:lineRule="auto"/>
        <w:jc w:val="center"/>
        <w:rPr>
          <w:del w:id="180" w:author="Fabio B" w:date="2015-03-09T15:48:00Z"/>
          <w:rFonts w:ascii="Arial" w:hAnsi="Arial" w:cs="Arial"/>
          <w:color w:val="000000"/>
          <w:sz w:val="30"/>
          <w:szCs w:val="30"/>
        </w:rPr>
      </w:pPr>
      <w:del w:id="181" w:author="Fabio B" w:date="2015-03-09T15:48:00Z">
        <w:r w:rsidRPr="00593987" w:rsidDel="000711F2">
          <w:rPr>
            <w:rFonts w:ascii="Arial" w:hAnsi="Arial" w:cs="Arial"/>
            <w:color w:val="000000"/>
            <w:sz w:val="30"/>
            <w:szCs w:val="30"/>
          </w:rPr>
          <w:delText>Euclydes Bastos – OAB-SP</w:delText>
        </w:r>
      </w:del>
    </w:p>
    <w:p w14:paraId="421C97F5" w14:textId="77777777" w:rsidR="0018458C" w:rsidRPr="00593987" w:rsidDel="000711F2" w:rsidRDefault="0018458C" w:rsidP="00B47047">
      <w:pPr>
        <w:autoSpaceDE w:val="0"/>
        <w:autoSpaceDN w:val="0"/>
        <w:adjustRightInd w:val="0"/>
        <w:spacing w:after="0" w:line="276" w:lineRule="auto"/>
        <w:jc w:val="center"/>
        <w:rPr>
          <w:del w:id="182" w:author="Fabio B" w:date="2015-03-09T15:48:00Z"/>
          <w:rFonts w:ascii="Arial" w:hAnsi="Arial" w:cs="Arial"/>
          <w:color w:val="000000"/>
          <w:sz w:val="30"/>
          <w:szCs w:val="30"/>
        </w:rPr>
      </w:pPr>
      <w:del w:id="183" w:author="Fabio B" w:date="2015-03-09T15:48:00Z">
        <w:r w:rsidRPr="00593987" w:rsidDel="000711F2">
          <w:rPr>
            <w:rFonts w:ascii="Arial" w:hAnsi="Arial" w:cs="Arial"/>
            <w:color w:val="000000"/>
            <w:sz w:val="30"/>
            <w:szCs w:val="30"/>
          </w:rPr>
          <w:delText>Odebrecht S.A</w:delText>
        </w:r>
      </w:del>
    </w:p>
    <w:p w14:paraId="5DFE69F8" w14:textId="77777777" w:rsidR="0018458C" w:rsidRPr="00593987" w:rsidDel="000711F2" w:rsidRDefault="0018458C" w:rsidP="00B47047">
      <w:pPr>
        <w:autoSpaceDE w:val="0"/>
        <w:autoSpaceDN w:val="0"/>
        <w:adjustRightInd w:val="0"/>
        <w:spacing w:after="0" w:line="276" w:lineRule="auto"/>
        <w:jc w:val="center"/>
        <w:rPr>
          <w:del w:id="184" w:author="Fabio B" w:date="2015-03-09T15:48:00Z"/>
          <w:rFonts w:ascii="Arial" w:hAnsi="Arial" w:cs="Arial"/>
          <w:color w:val="000000"/>
          <w:sz w:val="30"/>
          <w:szCs w:val="30"/>
        </w:rPr>
      </w:pPr>
      <w:del w:id="185" w:author="Fabio B" w:date="2015-03-09T15:48:00Z">
        <w:r w:rsidRPr="00593987" w:rsidDel="000711F2">
          <w:rPr>
            <w:rFonts w:ascii="Arial" w:hAnsi="Arial" w:cs="Arial"/>
            <w:color w:val="000000"/>
            <w:sz w:val="30"/>
            <w:szCs w:val="30"/>
          </w:rPr>
          <w:delText>Alexandre Fregonesi – OAB-SP</w:delText>
        </w:r>
      </w:del>
    </w:p>
    <w:p w14:paraId="04343261" w14:textId="77777777" w:rsidR="0018458C" w:rsidRPr="00593987" w:rsidDel="000711F2" w:rsidRDefault="0018458C" w:rsidP="00B47047">
      <w:pPr>
        <w:autoSpaceDE w:val="0"/>
        <w:autoSpaceDN w:val="0"/>
        <w:adjustRightInd w:val="0"/>
        <w:spacing w:after="0" w:line="276" w:lineRule="auto"/>
        <w:jc w:val="center"/>
        <w:rPr>
          <w:del w:id="186" w:author="Fabio B" w:date="2015-03-09T15:48:00Z"/>
          <w:rFonts w:ascii="Arial" w:hAnsi="Arial" w:cs="Arial"/>
          <w:color w:val="000000"/>
          <w:sz w:val="30"/>
          <w:szCs w:val="30"/>
        </w:rPr>
      </w:pPr>
      <w:del w:id="187" w:author="Fabio B" w:date="2015-03-09T15:48:00Z">
        <w:r w:rsidRPr="00593987" w:rsidDel="000711F2">
          <w:rPr>
            <w:rFonts w:ascii="Arial" w:hAnsi="Arial" w:cs="Arial"/>
            <w:color w:val="000000"/>
            <w:sz w:val="30"/>
            <w:szCs w:val="30"/>
          </w:rPr>
          <w:delText xml:space="preserve">Alessandra de Andrade – OAB-SP </w:delText>
        </w:r>
      </w:del>
    </w:p>
    <w:p w14:paraId="617D5A33" w14:textId="77777777" w:rsidR="0018458C" w:rsidRPr="00436097" w:rsidDel="000711F2" w:rsidRDefault="0018458C" w:rsidP="00B47047">
      <w:pPr>
        <w:autoSpaceDE w:val="0"/>
        <w:autoSpaceDN w:val="0"/>
        <w:adjustRightInd w:val="0"/>
        <w:spacing w:after="0" w:line="276" w:lineRule="auto"/>
        <w:jc w:val="center"/>
        <w:rPr>
          <w:del w:id="188" w:author="Fabio B" w:date="2015-03-09T15:48:00Z"/>
          <w:rFonts w:ascii="Arial" w:hAnsi="Arial" w:cs="Arial"/>
          <w:color w:val="000000"/>
          <w:sz w:val="30"/>
          <w:szCs w:val="30"/>
        </w:rPr>
      </w:pPr>
      <w:del w:id="189" w:author="Fabio B" w:date="2015-03-09T15:48:00Z">
        <w:r w:rsidRPr="00436097" w:rsidDel="000711F2">
          <w:rPr>
            <w:rFonts w:ascii="Arial" w:hAnsi="Arial" w:cs="Arial"/>
            <w:color w:val="000000"/>
            <w:sz w:val="30"/>
            <w:szCs w:val="30"/>
          </w:rPr>
          <w:delText>Tecnisa S. A.</w:delText>
        </w:r>
      </w:del>
    </w:p>
    <w:p w14:paraId="20FA41C0" w14:textId="77777777" w:rsidR="0018458C" w:rsidRPr="00593987" w:rsidDel="000711F2" w:rsidRDefault="0018458C" w:rsidP="00B47047">
      <w:pPr>
        <w:autoSpaceDE w:val="0"/>
        <w:autoSpaceDN w:val="0"/>
        <w:adjustRightInd w:val="0"/>
        <w:spacing w:after="0" w:line="276" w:lineRule="auto"/>
        <w:jc w:val="center"/>
        <w:rPr>
          <w:del w:id="190" w:author="Fabio B" w:date="2015-03-09T15:48:00Z"/>
          <w:rFonts w:ascii="Arial" w:hAnsi="Arial" w:cs="Arial"/>
          <w:color w:val="000000"/>
          <w:sz w:val="30"/>
          <w:szCs w:val="30"/>
          <w:lang w:val="en-US"/>
        </w:rPr>
      </w:pPr>
      <w:del w:id="191" w:author="Fabio B" w:date="2015-03-09T15:48:00Z">
        <w:r w:rsidRPr="00593987" w:rsidDel="000711F2">
          <w:rPr>
            <w:rFonts w:ascii="Arial" w:hAnsi="Arial" w:cs="Arial"/>
            <w:color w:val="000000"/>
            <w:sz w:val="30"/>
            <w:szCs w:val="30"/>
            <w:lang w:val="en-US"/>
          </w:rPr>
          <w:delText>Crystiane Luders – OAB-SP</w:delText>
        </w:r>
      </w:del>
    </w:p>
    <w:p w14:paraId="3BB939D1" w14:textId="77777777" w:rsidR="0018458C" w:rsidRPr="00436097" w:rsidDel="000711F2" w:rsidRDefault="0018458C" w:rsidP="00B47047">
      <w:pPr>
        <w:autoSpaceDE w:val="0"/>
        <w:autoSpaceDN w:val="0"/>
        <w:adjustRightInd w:val="0"/>
        <w:spacing w:after="0" w:line="276" w:lineRule="auto"/>
        <w:jc w:val="center"/>
        <w:rPr>
          <w:del w:id="192" w:author="Fabio B" w:date="2015-03-09T15:48:00Z"/>
          <w:rFonts w:ascii="Arial" w:hAnsi="Arial" w:cs="Arial"/>
          <w:color w:val="000000"/>
          <w:sz w:val="30"/>
          <w:szCs w:val="30"/>
          <w:lang w:val="en-US"/>
        </w:rPr>
      </w:pPr>
      <w:del w:id="193" w:author="Fabio B" w:date="2015-03-09T15:48:00Z">
        <w:r w:rsidRPr="00436097" w:rsidDel="000711F2">
          <w:rPr>
            <w:rFonts w:ascii="Arial" w:hAnsi="Arial" w:cs="Arial"/>
            <w:color w:val="000000"/>
            <w:sz w:val="30"/>
            <w:szCs w:val="30"/>
            <w:lang w:val="en-US"/>
          </w:rPr>
          <w:delText>Rossi S.A.</w:delText>
        </w:r>
      </w:del>
    </w:p>
    <w:p w14:paraId="4BEBE350" w14:textId="77777777" w:rsidR="0018458C" w:rsidRPr="00593987" w:rsidDel="000711F2" w:rsidRDefault="0018458C" w:rsidP="00B47047">
      <w:pPr>
        <w:autoSpaceDE w:val="0"/>
        <w:autoSpaceDN w:val="0"/>
        <w:adjustRightInd w:val="0"/>
        <w:spacing w:after="0" w:line="276" w:lineRule="auto"/>
        <w:jc w:val="center"/>
        <w:rPr>
          <w:del w:id="194" w:author="Fabio B" w:date="2015-03-09T15:48:00Z"/>
          <w:rFonts w:ascii="Arial" w:hAnsi="Arial" w:cs="Arial"/>
          <w:color w:val="000000"/>
          <w:sz w:val="30"/>
          <w:szCs w:val="30"/>
        </w:rPr>
      </w:pPr>
      <w:del w:id="195" w:author="Fabio B" w:date="2015-03-09T15:48:00Z">
        <w:r w:rsidRPr="00593987" w:rsidDel="000711F2">
          <w:rPr>
            <w:rFonts w:ascii="Arial" w:hAnsi="Arial" w:cs="Arial"/>
            <w:color w:val="000000"/>
            <w:sz w:val="30"/>
            <w:szCs w:val="30"/>
          </w:rPr>
          <w:delText>Natália Pires – OAB - SP</w:delText>
        </w:r>
      </w:del>
    </w:p>
    <w:p w14:paraId="337C4C7B" w14:textId="77777777" w:rsidR="0018458C" w:rsidRPr="00593987" w:rsidDel="000711F2" w:rsidRDefault="0018458C" w:rsidP="00B47047">
      <w:pPr>
        <w:autoSpaceDE w:val="0"/>
        <w:autoSpaceDN w:val="0"/>
        <w:adjustRightInd w:val="0"/>
        <w:spacing w:after="0" w:line="276" w:lineRule="auto"/>
        <w:jc w:val="center"/>
        <w:rPr>
          <w:del w:id="196" w:author="Fabio B" w:date="2015-03-09T15:48:00Z"/>
          <w:rFonts w:ascii="Arial" w:hAnsi="Arial" w:cs="Arial"/>
          <w:color w:val="000000"/>
          <w:sz w:val="30"/>
          <w:szCs w:val="30"/>
        </w:rPr>
      </w:pPr>
      <w:del w:id="197" w:author="Fabio B" w:date="2015-03-09T15:48:00Z">
        <w:r w:rsidRPr="00593987" w:rsidDel="000711F2">
          <w:rPr>
            <w:rFonts w:ascii="Arial" w:hAnsi="Arial" w:cs="Arial"/>
            <w:color w:val="000000"/>
            <w:sz w:val="30"/>
            <w:szCs w:val="30"/>
          </w:rPr>
          <w:delText>Assessor</w:delText>
        </w:r>
        <w:r w:rsidR="00891C54" w:rsidDel="000711F2">
          <w:rPr>
            <w:rFonts w:ascii="Arial" w:hAnsi="Arial" w:cs="Arial"/>
            <w:color w:val="000000"/>
            <w:sz w:val="30"/>
            <w:szCs w:val="30"/>
          </w:rPr>
          <w:delText>ia</w:delText>
        </w:r>
        <w:r w:rsidRPr="00593987" w:rsidDel="000711F2">
          <w:rPr>
            <w:rFonts w:ascii="Arial" w:hAnsi="Arial" w:cs="Arial"/>
            <w:color w:val="000000"/>
            <w:sz w:val="30"/>
            <w:szCs w:val="30"/>
          </w:rPr>
          <w:delText xml:space="preserve"> de comunicação ABRAINC – </w:delText>
        </w:r>
        <w:r w:rsidR="00346DC7" w:rsidDel="000711F2">
          <w:rPr>
            <w:rFonts w:ascii="Arial" w:hAnsi="Arial" w:cs="Arial"/>
            <w:color w:val="000000"/>
            <w:sz w:val="30"/>
            <w:szCs w:val="30"/>
          </w:rPr>
          <w:delText>FleishmanHillard Brasil</w:delText>
        </w:r>
      </w:del>
    </w:p>
    <w:p w14:paraId="428ECB0C" w14:textId="77777777" w:rsidR="0018458C" w:rsidRPr="00593987" w:rsidDel="000711F2" w:rsidRDefault="0018458C" w:rsidP="00B47047">
      <w:pPr>
        <w:autoSpaceDE w:val="0"/>
        <w:autoSpaceDN w:val="0"/>
        <w:adjustRightInd w:val="0"/>
        <w:spacing w:after="0" w:line="276" w:lineRule="auto"/>
        <w:jc w:val="center"/>
        <w:rPr>
          <w:del w:id="198" w:author="Fabio B" w:date="2015-03-09T15:48:00Z"/>
          <w:rFonts w:ascii="Arial" w:hAnsi="Arial" w:cs="Arial"/>
          <w:color w:val="000000"/>
          <w:sz w:val="30"/>
          <w:szCs w:val="30"/>
        </w:rPr>
      </w:pPr>
      <w:del w:id="199" w:author="Fabio B" w:date="2015-03-09T15:48:00Z">
        <w:r w:rsidRPr="00593987" w:rsidDel="000711F2">
          <w:rPr>
            <w:rFonts w:ascii="Arial" w:hAnsi="Arial" w:cs="Arial"/>
            <w:color w:val="000000"/>
            <w:sz w:val="30"/>
            <w:szCs w:val="30"/>
          </w:rPr>
          <w:delText>Projeto gráfico</w:delText>
        </w:r>
      </w:del>
    </w:p>
    <w:p w14:paraId="7B106652" w14:textId="77777777" w:rsidR="00346DC7" w:rsidDel="000711F2" w:rsidRDefault="00346DC7" w:rsidP="00B47047">
      <w:pPr>
        <w:autoSpaceDE w:val="0"/>
        <w:autoSpaceDN w:val="0"/>
        <w:adjustRightInd w:val="0"/>
        <w:spacing w:after="0" w:line="276" w:lineRule="auto"/>
        <w:jc w:val="center"/>
        <w:rPr>
          <w:del w:id="200" w:author="Fabio B" w:date="2015-03-09T15:48:00Z"/>
          <w:rFonts w:ascii="Arial" w:hAnsi="Arial" w:cs="Arial"/>
          <w:color w:val="000000"/>
          <w:sz w:val="30"/>
          <w:szCs w:val="30"/>
        </w:rPr>
      </w:pPr>
      <w:del w:id="201" w:author="Fabio B" w:date="2015-03-09T15:48:00Z">
        <w:r w:rsidDel="000711F2">
          <w:rPr>
            <w:rFonts w:ascii="Arial" w:hAnsi="Arial" w:cs="Arial"/>
            <w:color w:val="000000"/>
            <w:sz w:val="30"/>
            <w:szCs w:val="30"/>
          </w:rPr>
          <w:delText>Affare</w:delText>
        </w:r>
        <w:r w:rsidR="00891C54" w:rsidDel="000711F2">
          <w:rPr>
            <w:rFonts w:ascii="Arial" w:hAnsi="Arial" w:cs="Arial"/>
            <w:color w:val="000000"/>
            <w:sz w:val="30"/>
            <w:szCs w:val="30"/>
          </w:rPr>
          <w:delText xml:space="preserve"> Brasil Publicidade</w:delText>
        </w:r>
      </w:del>
    </w:p>
    <w:p w14:paraId="3F324542" w14:textId="77777777" w:rsidR="0018458C" w:rsidRPr="00593987" w:rsidDel="000711F2" w:rsidRDefault="001D027C" w:rsidP="00B47047">
      <w:pPr>
        <w:autoSpaceDE w:val="0"/>
        <w:autoSpaceDN w:val="0"/>
        <w:adjustRightInd w:val="0"/>
        <w:spacing w:after="0" w:line="276" w:lineRule="auto"/>
        <w:jc w:val="center"/>
        <w:rPr>
          <w:del w:id="202" w:author="Fabio B" w:date="2015-03-09T15:48:00Z"/>
          <w:rFonts w:ascii="Arial" w:hAnsi="Arial" w:cs="Arial"/>
          <w:color w:val="000000"/>
          <w:sz w:val="30"/>
          <w:szCs w:val="30"/>
        </w:rPr>
      </w:pPr>
      <w:del w:id="203" w:author="Fabio B" w:date="2015-03-09T15:48:00Z">
        <w:r w:rsidDel="000711F2">
          <w:rPr>
            <w:rFonts w:ascii="Arial" w:hAnsi="Arial" w:cs="Arial"/>
            <w:color w:val="000000"/>
            <w:sz w:val="30"/>
            <w:szCs w:val="30"/>
          </w:rPr>
          <w:delText>Texto final</w:delText>
        </w:r>
      </w:del>
    </w:p>
    <w:p w14:paraId="0697DD5B" w14:textId="77777777" w:rsidR="0018458C" w:rsidRPr="00593987" w:rsidDel="000711F2" w:rsidRDefault="00841C77" w:rsidP="00B47047">
      <w:pPr>
        <w:autoSpaceDE w:val="0"/>
        <w:autoSpaceDN w:val="0"/>
        <w:adjustRightInd w:val="0"/>
        <w:spacing w:after="0" w:line="276" w:lineRule="auto"/>
        <w:jc w:val="center"/>
        <w:rPr>
          <w:del w:id="204" w:author="Fabio B" w:date="2015-03-09T15:48:00Z"/>
          <w:rFonts w:ascii="Arial" w:hAnsi="Arial" w:cs="Arial"/>
          <w:color w:val="000000"/>
          <w:sz w:val="30"/>
          <w:szCs w:val="30"/>
        </w:rPr>
      </w:pPr>
      <w:del w:id="205" w:author="Fabio B" w:date="2015-03-09T15:48:00Z">
        <w:r w:rsidDel="000711F2">
          <w:rPr>
            <w:rFonts w:ascii="Arial" w:hAnsi="Arial" w:cs="Arial"/>
            <w:color w:val="000000"/>
            <w:sz w:val="30"/>
            <w:szCs w:val="30"/>
          </w:rPr>
          <w:delText>André Bicudo Larrubia</w:delText>
        </w:r>
      </w:del>
    </w:p>
    <w:p w14:paraId="0B13A083" w14:textId="77777777" w:rsidR="0018458C" w:rsidRPr="00593987" w:rsidDel="000711F2" w:rsidRDefault="0018458C" w:rsidP="00B47047">
      <w:pPr>
        <w:autoSpaceDE w:val="0"/>
        <w:autoSpaceDN w:val="0"/>
        <w:adjustRightInd w:val="0"/>
        <w:spacing w:after="0" w:line="276" w:lineRule="auto"/>
        <w:jc w:val="center"/>
        <w:rPr>
          <w:del w:id="206" w:author="Fabio B" w:date="2015-03-09T15:48:00Z"/>
          <w:rFonts w:ascii="Arial" w:hAnsi="Arial" w:cs="Arial"/>
          <w:color w:val="000000"/>
          <w:sz w:val="30"/>
          <w:szCs w:val="30"/>
        </w:rPr>
      </w:pPr>
      <w:del w:id="207" w:author="Fabio B" w:date="2015-03-09T15:48:00Z">
        <w:r w:rsidRPr="00593987" w:rsidDel="000711F2">
          <w:rPr>
            <w:rFonts w:ascii="Arial" w:hAnsi="Arial" w:cs="Arial"/>
            <w:color w:val="000000"/>
            <w:sz w:val="30"/>
            <w:szCs w:val="30"/>
          </w:rPr>
          <w:delText>Catalogação na fonte: XXX – CRB XXX – XXX</w:delText>
        </w:r>
      </w:del>
    </w:p>
    <w:p w14:paraId="0B017AC4" w14:textId="77777777" w:rsidR="0018458C" w:rsidRPr="00593987" w:rsidDel="000711F2" w:rsidRDefault="0018458C" w:rsidP="00B47047">
      <w:pPr>
        <w:autoSpaceDE w:val="0"/>
        <w:autoSpaceDN w:val="0"/>
        <w:adjustRightInd w:val="0"/>
        <w:spacing w:after="0" w:line="276" w:lineRule="auto"/>
        <w:jc w:val="center"/>
        <w:rPr>
          <w:del w:id="208" w:author="Fabio B" w:date="2015-03-09T15:48:00Z"/>
          <w:rFonts w:ascii="Arial" w:hAnsi="Arial" w:cs="Arial"/>
          <w:color w:val="000000"/>
          <w:sz w:val="30"/>
          <w:szCs w:val="30"/>
        </w:rPr>
      </w:pPr>
      <w:del w:id="209" w:author="Fabio B" w:date="2015-03-09T15:48:00Z">
        <w:r w:rsidRPr="00593987" w:rsidDel="000711F2">
          <w:rPr>
            <w:rFonts w:ascii="Arial" w:hAnsi="Arial" w:cs="Arial"/>
            <w:color w:val="000000"/>
            <w:sz w:val="30"/>
            <w:szCs w:val="30"/>
          </w:rPr>
          <w:delText>XXX</w:delText>
        </w:r>
      </w:del>
    </w:p>
    <w:p w14:paraId="52CF5505" w14:textId="77777777" w:rsidR="0018458C" w:rsidRPr="00593987" w:rsidDel="000711F2" w:rsidRDefault="0018458C" w:rsidP="00B47047">
      <w:pPr>
        <w:autoSpaceDE w:val="0"/>
        <w:autoSpaceDN w:val="0"/>
        <w:adjustRightInd w:val="0"/>
        <w:spacing w:after="0" w:line="276" w:lineRule="auto"/>
        <w:jc w:val="center"/>
        <w:rPr>
          <w:del w:id="210" w:author="Fabio B" w:date="2015-03-09T15:48:00Z"/>
          <w:rFonts w:ascii="Arial" w:hAnsi="Arial" w:cs="Arial"/>
          <w:color w:val="000000"/>
          <w:sz w:val="30"/>
          <w:szCs w:val="30"/>
        </w:rPr>
      </w:pPr>
      <w:del w:id="211" w:author="Fabio B" w:date="2015-03-09T15:48:00Z">
        <w:r w:rsidRPr="00593987" w:rsidDel="000711F2">
          <w:rPr>
            <w:rFonts w:ascii="Arial" w:hAnsi="Arial" w:cs="Arial"/>
            <w:color w:val="000000"/>
            <w:sz w:val="30"/>
            <w:szCs w:val="30"/>
          </w:rPr>
          <w:delText xml:space="preserve">Cartilha </w:delText>
        </w:r>
        <w:r w:rsidR="00774DC6" w:rsidDel="000711F2">
          <w:rPr>
            <w:rFonts w:ascii="Arial" w:hAnsi="Arial" w:cs="Arial"/>
            <w:color w:val="000000"/>
            <w:sz w:val="30"/>
            <w:szCs w:val="30"/>
          </w:rPr>
          <w:delText>ABRAINC</w:delText>
        </w:r>
        <w:r w:rsidRPr="00593987" w:rsidDel="000711F2">
          <w:rPr>
            <w:rFonts w:ascii="Arial" w:hAnsi="Arial" w:cs="Arial"/>
            <w:color w:val="000000"/>
            <w:sz w:val="30"/>
            <w:szCs w:val="30"/>
          </w:rPr>
          <w:delText xml:space="preserve"> </w:delText>
        </w:r>
      </w:del>
    </w:p>
    <w:p w14:paraId="76FD73E9" w14:textId="77777777" w:rsidR="0018458C" w:rsidRPr="00593987" w:rsidDel="000711F2" w:rsidRDefault="0018458C" w:rsidP="00B47047">
      <w:pPr>
        <w:autoSpaceDE w:val="0"/>
        <w:autoSpaceDN w:val="0"/>
        <w:adjustRightInd w:val="0"/>
        <w:spacing w:after="0" w:line="276" w:lineRule="auto"/>
        <w:jc w:val="center"/>
        <w:rPr>
          <w:del w:id="212" w:author="Fabio B" w:date="2015-03-09T15:48:00Z"/>
          <w:rFonts w:ascii="Arial" w:hAnsi="Arial" w:cs="Arial"/>
          <w:color w:val="000000"/>
          <w:sz w:val="30"/>
          <w:szCs w:val="30"/>
        </w:rPr>
      </w:pPr>
      <w:del w:id="213" w:author="Fabio B" w:date="2015-03-09T15:48:00Z">
        <w:r w:rsidRPr="00593987" w:rsidDel="000711F2">
          <w:rPr>
            <w:rFonts w:ascii="Arial" w:hAnsi="Arial" w:cs="Arial"/>
            <w:color w:val="000000"/>
            <w:sz w:val="30"/>
            <w:szCs w:val="30"/>
          </w:rPr>
          <w:delText>São Paulo: ABRAINC, 201</w:delText>
        </w:r>
        <w:r w:rsidR="00346DC7" w:rsidDel="000711F2">
          <w:rPr>
            <w:rFonts w:ascii="Arial" w:hAnsi="Arial" w:cs="Arial"/>
            <w:color w:val="000000"/>
            <w:sz w:val="30"/>
            <w:szCs w:val="30"/>
          </w:rPr>
          <w:delText>5</w:delText>
        </w:r>
        <w:r w:rsidRPr="00593987" w:rsidDel="000711F2">
          <w:rPr>
            <w:rFonts w:ascii="Arial" w:hAnsi="Arial" w:cs="Arial"/>
            <w:color w:val="000000"/>
            <w:sz w:val="30"/>
            <w:szCs w:val="30"/>
          </w:rPr>
          <w:delText>.</w:delText>
        </w:r>
      </w:del>
    </w:p>
    <w:p w14:paraId="74549C57" w14:textId="77777777" w:rsidR="0018458C" w:rsidRPr="00593987" w:rsidDel="000711F2" w:rsidRDefault="0018458C" w:rsidP="00B47047">
      <w:pPr>
        <w:autoSpaceDE w:val="0"/>
        <w:autoSpaceDN w:val="0"/>
        <w:adjustRightInd w:val="0"/>
        <w:spacing w:after="0" w:line="276" w:lineRule="auto"/>
        <w:jc w:val="center"/>
        <w:rPr>
          <w:del w:id="214" w:author="Fabio B" w:date="2015-03-09T15:48:00Z"/>
          <w:rFonts w:ascii="Arial" w:hAnsi="Arial" w:cs="Arial"/>
          <w:color w:val="000000"/>
          <w:sz w:val="30"/>
          <w:szCs w:val="30"/>
        </w:rPr>
      </w:pPr>
      <w:del w:id="215" w:author="Fabio B" w:date="2015-03-09T15:48:00Z">
        <w:r w:rsidRPr="00593987" w:rsidDel="000711F2">
          <w:rPr>
            <w:rFonts w:ascii="Arial" w:hAnsi="Arial" w:cs="Arial"/>
            <w:color w:val="000000"/>
            <w:sz w:val="30"/>
            <w:szCs w:val="30"/>
          </w:rPr>
          <w:delText xml:space="preserve">XX p. </w:delText>
        </w:r>
      </w:del>
    </w:p>
    <w:p w14:paraId="6CFEA89E" w14:textId="77777777" w:rsidR="0018458C" w:rsidRPr="00593987" w:rsidDel="000711F2" w:rsidRDefault="0018458C" w:rsidP="0018458C">
      <w:pPr>
        <w:autoSpaceDE w:val="0"/>
        <w:autoSpaceDN w:val="0"/>
        <w:adjustRightInd w:val="0"/>
        <w:spacing w:after="0" w:line="240" w:lineRule="auto"/>
        <w:jc w:val="center"/>
        <w:rPr>
          <w:del w:id="216" w:author="Fabio B" w:date="2015-03-09T15:48:00Z"/>
          <w:rFonts w:ascii="Arial" w:hAnsi="Arial" w:cs="Arial"/>
          <w:color w:val="000000"/>
          <w:sz w:val="30"/>
          <w:szCs w:val="30"/>
        </w:rPr>
      </w:pPr>
    </w:p>
    <w:p w14:paraId="0097AEB6" w14:textId="77777777" w:rsidR="00B47047" w:rsidRPr="00593987" w:rsidDel="000711F2" w:rsidRDefault="00B47047" w:rsidP="0018458C">
      <w:pPr>
        <w:autoSpaceDE w:val="0"/>
        <w:autoSpaceDN w:val="0"/>
        <w:adjustRightInd w:val="0"/>
        <w:spacing w:after="0" w:line="240" w:lineRule="auto"/>
        <w:jc w:val="center"/>
        <w:rPr>
          <w:del w:id="217" w:author="Fabio B" w:date="2015-03-09T15:48:00Z"/>
          <w:rFonts w:ascii="Arial" w:hAnsi="Arial" w:cs="Arial"/>
          <w:color w:val="000000"/>
          <w:sz w:val="30"/>
          <w:szCs w:val="30"/>
        </w:rPr>
      </w:pPr>
    </w:p>
    <w:p w14:paraId="56163297" w14:textId="77777777" w:rsidR="00B47047" w:rsidRPr="00593987" w:rsidDel="000711F2" w:rsidRDefault="00B47047" w:rsidP="0018458C">
      <w:pPr>
        <w:autoSpaceDE w:val="0"/>
        <w:autoSpaceDN w:val="0"/>
        <w:adjustRightInd w:val="0"/>
        <w:spacing w:after="0" w:line="240" w:lineRule="auto"/>
        <w:jc w:val="center"/>
        <w:rPr>
          <w:del w:id="218" w:author="Fabio B" w:date="2015-03-09T15:48:00Z"/>
          <w:rFonts w:ascii="Arial" w:hAnsi="Arial" w:cs="Arial"/>
          <w:color w:val="000000"/>
          <w:sz w:val="30"/>
          <w:szCs w:val="30"/>
        </w:rPr>
      </w:pPr>
    </w:p>
    <w:p w14:paraId="2C9FA6B8" w14:textId="77777777" w:rsidR="0018458C" w:rsidRPr="00593987" w:rsidDel="000711F2" w:rsidRDefault="0018458C" w:rsidP="0018458C">
      <w:pPr>
        <w:autoSpaceDE w:val="0"/>
        <w:autoSpaceDN w:val="0"/>
        <w:adjustRightInd w:val="0"/>
        <w:spacing w:after="0" w:line="240" w:lineRule="auto"/>
        <w:jc w:val="center"/>
        <w:rPr>
          <w:del w:id="219" w:author="Fabio B" w:date="2015-03-09T15:48:00Z"/>
          <w:rFonts w:ascii="Arial" w:hAnsi="Arial" w:cs="Arial"/>
          <w:b/>
          <w:color w:val="000000"/>
          <w:sz w:val="30"/>
          <w:szCs w:val="30"/>
        </w:rPr>
      </w:pPr>
      <w:del w:id="220" w:author="Fabio B" w:date="2015-03-09T15:48:00Z">
        <w:r w:rsidRPr="00593987" w:rsidDel="000711F2">
          <w:rPr>
            <w:rFonts w:ascii="Arial" w:hAnsi="Arial" w:cs="Arial"/>
            <w:b/>
            <w:color w:val="000000"/>
            <w:sz w:val="30"/>
            <w:szCs w:val="30"/>
          </w:rPr>
          <w:delText>Diretoria ABRAINC</w:delText>
        </w:r>
      </w:del>
    </w:p>
    <w:p w14:paraId="03CBBA50" w14:textId="77777777" w:rsidR="00B47047" w:rsidRPr="00593987" w:rsidDel="000711F2" w:rsidRDefault="00B47047" w:rsidP="0018458C">
      <w:pPr>
        <w:autoSpaceDE w:val="0"/>
        <w:autoSpaceDN w:val="0"/>
        <w:adjustRightInd w:val="0"/>
        <w:spacing w:after="0" w:line="240" w:lineRule="auto"/>
        <w:jc w:val="center"/>
        <w:rPr>
          <w:del w:id="221" w:author="Fabio B" w:date="2015-03-09T15:48:00Z"/>
          <w:rFonts w:ascii="Arial" w:hAnsi="Arial" w:cs="Arial"/>
          <w:b/>
          <w:color w:val="000000"/>
          <w:sz w:val="30"/>
          <w:szCs w:val="30"/>
        </w:rPr>
      </w:pPr>
    </w:p>
    <w:p w14:paraId="39B73DE5" w14:textId="77777777" w:rsidR="0018458C" w:rsidRPr="00593987" w:rsidDel="000711F2" w:rsidRDefault="0018458C" w:rsidP="00B47047">
      <w:pPr>
        <w:autoSpaceDE w:val="0"/>
        <w:autoSpaceDN w:val="0"/>
        <w:adjustRightInd w:val="0"/>
        <w:spacing w:after="0" w:line="276" w:lineRule="auto"/>
        <w:jc w:val="center"/>
        <w:rPr>
          <w:del w:id="222" w:author="Fabio B" w:date="2015-03-09T15:48:00Z"/>
          <w:rFonts w:ascii="Arial" w:hAnsi="Arial" w:cs="Arial"/>
          <w:color w:val="000000"/>
          <w:sz w:val="30"/>
          <w:szCs w:val="30"/>
        </w:rPr>
      </w:pPr>
      <w:del w:id="223" w:author="Fabio B" w:date="2015-03-09T15:48:00Z">
        <w:r w:rsidRPr="00593987" w:rsidDel="000711F2">
          <w:rPr>
            <w:rFonts w:ascii="Arial" w:hAnsi="Arial" w:cs="Arial"/>
            <w:color w:val="000000"/>
            <w:sz w:val="30"/>
            <w:szCs w:val="30"/>
          </w:rPr>
          <w:delText>Presidente</w:delText>
        </w:r>
      </w:del>
    </w:p>
    <w:p w14:paraId="45CE41D3" w14:textId="77777777" w:rsidR="0018458C" w:rsidRPr="00593987" w:rsidDel="000711F2" w:rsidRDefault="0018458C" w:rsidP="00B47047">
      <w:pPr>
        <w:autoSpaceDE w:val="0"/>
        <w:autoSpaceDN w:val="0"/>
        <w:adjustRightInd w:val="0"/>
        <w:spacing w:after="0" w:line="276" w:lineRule="auto"/>
        <w:jc w:val="center"/>
        <w:rPr>
          <w:del w:id="224" w:author="Fabio B" w:date="2015-03-09T15:48:00Z"/>
          <w:rFonts w:ascii="Arial" w:hAnsi="Arial" w:cs="Arial"/>
          <w:color w:val="000000"/>
          <w:sz w:val="30"/>
          <w:szCs w:val="30"/>
        </w:rPr>
      </w:pPr>
      <w:del w:id="225" w:author="Fabio B" w:date="2015-03-09T15:48:00Z">
        <w:r w:rsidRPr="00593987" w:rsidDel="000711F2">
          <w:rPr>
            <w:rFonts w:ascii="Arial" w:hAnsi="Arial" w:cs="Arial"/>
            <w:color w:val="000000"/>
            <w:sz w:val="30"/>
            <w:szCs w:val="30"/>
          </w:rPr>
          <w:delText>Rubens Menin Teixeira de Souza</w:delText>
        </w:r>
      </w:del>
    </w:p>
    <w:p w14:paraId="14C00802" w14:textId="77777777" w:rsidR="0018458C" w:rsidRPr="00593987" w:rsidDel="000711F2" w:rsidRDefault="0018458C" w:rsidP="00B47047">
      <w:pPr>
        <w:autoSpaceDE w:val="0"/>
        <w:autoSpaceDN w:val="0"/>
        <w:adjustRightInd w:val="0"/>
        <w:spacing w:after="0" w:line="276" w:lineRule="auto"/>
        <w:jc w:val="center"/>
        <w:rPr>
          <w:del w:id="226" w:author="Fabio B" w:date="2015-03-09T15:48:00Z"/>
          <w:rFonts w:ascii="Arial" w:hAnsi="Arial" w:cs="Arial"/>
          <w:color w:val="000000"/>
          <w:sz w:val="30"/>
          <w:szCs w:val="30"/>
        </w:rPr>
      </w:pPr>
      <w:del w:id="227" w:author="Fabio B" w:date="2015-03-09T15:48:00Z">
        <w:r w:rsidRPr="00593987" w:rsidDel="000711F2">
          <w:rPr>
            <w:rFonts w:ascii="Arial" w:hAnsi="Arial" w:cs="Arial"/>
            <w:color w:val="000000"/>
            <w:sz w:val="30"/>
            <w:szCs w:val="30"/>
          </w:rPr>
          <w:delText>Vice-presidente</w:delText>
        </w:r>
      </w:del>
    </w:p>
    <w:p w14:paraId="25FFEBBA" w14:textId="77777777" w:rsidR="0018458C" w:rsidRPr="00593987" w:rsidDel="000711F2" w:rsidRDefault="0018458C" w:rsidP="00B47047">
      <w:pPr>
        <w:autoSpaceDE w:val="0"/>
        <w:autoSpaceDN w:val="0"/>
        <w:adjustRightInd w:val="0"/>
        <w:spacing w:after="0" w:line="276" w:lineRule="auto"/>
        <w:jc w:val="center"/>
        <w:rPr>
          <w:del w:id="228" w:author="Fabio B" w:date="2015-03-09T15:48:00Z"/>
          <w:rFonts w:ascii="Arial" w:hAnsi="Arial" w:cs="Arial"/>
          <w:color w:val="000000"/>
          <w:sz w:val="30"/>
          <w:szCs w:val="30"/>
        </w:rPr>
      </w:pPr>
      <w:del w:id="229" w:author="Fabio B" w:date="2015-03-09T15:48:00Z">
        <w:r w:rsidRPr="00593987" w:rsidDel="000711F2">
          <w:rPr>
            <w:rFonts w:ascii="Arial" w:hAnsi="Arial" w:cs="Arial"/>
            <w:color w:val="000000"/>
            <w:sz w:val="30"/>
            <w:szCs w:val="30"/>
          </w:rPr>
          <w:delText>João Rossi</w:delText>
        </w:r>
      </w:del>
    </w:p>
    <w:p w14:paraId="6602FE7B" w14:textId="77777777" w:rsidR="0018458C" w:rsidRPr="00593987" w:rsidDel="000711F2" w:rsidRDefault="0018458C" w:rsidP="00B47047">
      <w:pPr>
        <w:autoSpaceDE w:val="0"/>
        <w:autoSpaceDN w:val="0"/>
        <w:adjustRightInd w:val="0"/>
        <w:spacing w:after="0" w:line="276" w:lineRule="auto"/>
        <w:jc w:val="center"/>
        <w:rPr>
          <w:del w:id="230" w:author="Fabio B" w:date="2015-03-09T15:48:00Z"/>
          <w:rFonts w:ascii="Arial" w:hAnsi="Arial" w:cs="Arial"/>
          <w:color w:val="000000"/>
          <w:sz w:val="30"/>
          <w:szCs w:val="30"/>
        </w:rPr>
      </w:pPr>
      <w:del w:id="231" w:author="Fabio B" w:date="2015-03-09T15:48:00Z">
        <w:r w:rsidRPr="00593987" w:rsidDel="000711F2">
          <w:rPr>
            <w:rFonts w:ascii="Arial" w:hAnsi="Arial" w:cs="Arial"/>
            <w:color w:val="000000"/>
            <w:sz w:val="30"/>
            <w:szCs w:val="30"/>
          </w:rPr>
          <w:delText>Diretores</w:delText>
        </w:r>
      </w:del>
    </w:p>
    <w:p w14:paraId="1BE9B291" w14:textId="77777777" w:rsidR="0018458C" w:rsidRPr="00593987" w:rsidDel="000711F2" w:rsidRDefault="0018458C" w:rsidP="00B47047">
      <w:pPr>
        <w:autoSpaceDE w:val="0"/>
        <w:autoSpaceDN w:val="0"/>
        <w:adjustRightInd w:val="0"/>
        <w:spacing w:after="0" w:line="276" w:lineRule="auto"/>
        <w:jc w:val="center"/>
        <w:rPr>
          <w:del w:id="232" w:author="Fabio B" w:date="2015-03-09T15:48:00Z"/>
          <w:rFonts w:ascii="Arial" w:hAnsi="Arial" w:cs="Arial"/>
          <w:color w:val="000000"/>
          <w:sz w:val="30"/>
          <w:szCs w:val="30"/>
        </w:rPr>
      </w:pPr>
      <w:del w:id="233" w:author="Fabio B" w:date="2015-03-09T15:48:00Z">
        <w:r w:rsidRPr="00593987" w:rsidDel="000711F2">
          <w:rPr>
            <w:rFonts w:ascii="Arial" w:hAnsi="Arial" w:cs="Arial"/>
            <w:color w:val="000000"/>
            <w:sz w:val="30"/>
            <w:szCs w:val="30"/>
          </w:rPr>
          <w:delText>Leonardo Diniz</w:delText>
        </w:r>
      </w:del>
    </w:p>
    <w:p w14:paraId="6F741E25" w14:textId="77777777" w:rsidR="0018458C" w:rsidRPr="00593987" w:rsidDel="000711F2" w:rsidRDefault="0018458C" w:rsidP="00B47047">
      <w:pPr>
        <w:autoSpaceDE w:val="0"/>
        <w:autoSpaceDN w:val="0"/>
        <w:adjustRightInd w:val="0"/>
        <w:spacing w:after="0" w:line="276" w:lineRule="auto"/>
        <w:jc w:val="center"/>
        <w:rPr>
          <w:del w:id="234" w:author="Fabio B" w:date="2015-03-09T15:48:00Z"/>
          <w:rFonts w:ascii="Arial" w:hAnsi="Arial" w:cs="Arial"/>
          <w:color w:val="000000"/>
          <w:sz w:val="30"/>
          <w:szCs w:val="30"/>
        </w:rPr>
      </w:pPr>
      <w:del w:id="235" w:author="Fabio B" w:date="2015-03-09T15:48:00Z">
        <w:r w:rsidRPr="00593987" w:rsidDel="000711F2">
          <w:rPr>
            <w:rFonts w:ascii="Arial" w:hAnsi="Arial" w:cs="Arial"/>
            <w:color w:val="000000"/>
            <w:sz w:val="30"/>
            <w:szCs w:val="30"/>
          </w:rPr>
          <w:delText>Marcelo Borges</w:delText>
        </w:r>
      </w:del>
    </w:p>
    <w:p w14:paraId="54B5577E" w14:textId="77777777" w:rsidR="0018458C" w:rsidRPr="00593987" w:rsidDel="000711F2" w:rsidRDefault="0018458C" w:rsidP="00B47047">
      <w:pPr>
        <w:autoSpaceDE w:val="0"/>
        <w:autoSpaceDN w:val="0"/>
        <w:adjustRightInd w:val="0"/>
        <w:spacing w:after="0" w:line="276" w:lineRule="auto"/>
        <w:jc w:val="center"/>
        <w:rPr>
          <w:del w:id="236" w:author="Fabio B" w:date="2015-03-09T15:48:00Z"/>
          <w:rFonts w:ascii="Arial" w:hAnsi="Arial" w:cs="Arial"/>
          <w:color w:val="000000"/>
          <w:sz w:val="30"/>
          <w:szCs w:val="30"/>
        </w:rPr>
      </w:pPr>
      <w:del w:id="237" w:author="Fabio B" w:date="2015-03-09T15:48:00Z">
        <w:r w:rsidRPr="00593987" w:rsidDel="000711F2">
          <w:rPr>
            <w:rFonts w:ascii="Arial" w:hAnsi="Arial" w:cs="Arial"/>
            <w:color w:val="000000"/>
            <w:sz w:val="30"/>
            <w:szCs w:val="30"/>
          </w:rPr>
          <w:delText>Meyer Nigri</w:delText>
        </w:r>
      </w:del>
    </w:p>
    <w:p w14:paraId="4BEA65E6" w14:textId="77777777" w:rsidR="0018458C" w:rsidRPr="00593987" w:rsidDel="000711F2" w:rsidRDefault="0018458C" w:rsidP="00B47047">
      <w:pPr>
        <w:autoSpaceDE w:val="0"/>
        <w:autoSpaceDN w:val="0"/>
        <w:adjustRightInd w:val="0"/>
        <w:spacing w:after="0" w:line="276" w:lineRule="auto"/>
        <w:jc w:val="center"/>
        <w:rPr>
          <w:del w:id="238" w:author="Fabio B" w:date="2015-03-09T15:48:00Z"/>
          <w:rFonts w:ascii="Arial" w:hAnsi="Arial" w:cs="Arial"/>
          <w:color w:val="000000"/>
          <w:sz w:val="30"/>
          <w:szCs w:val="30"/>
        </w:rPr>
      </w:pPr>
      <w:del w:id="239" w:author="Fabio B" w:date="2015-03-09T15:48:00Z">
        <w:r w:rsidRPr="00593987" w:rsidDel="000711F2">
          <w:rPr>
            <w:rFonts w:ascii="Arial" w:hAnsi="Arial" w:cs="Arial"/>
            <w:color w:val="000000"/>
            <w:sz w:val="30"/>
            <w:szCs w:val="30"/>
          </w:rPr>
          <w:delText>Nicholas Reade</w:delText>
        </w:r>
      </w:del>
    </w:p>
    <w:p w14:paraId="7A53FC52" w14:textId="77777777" w:rsidR="0018458C" w:rsidRPr="00593987" w:rsidDel="000711F2" w:rsidRDefault="0018458C" w:rsidP="00B47047">
      <w:pPr>
        <w:autoSpaceDE w:val="0"/>
        <w:autoSpaceDN w:val="0"/>
        <w:adjustRightInd w:val="0"/>
        <w:spacing w:after="0" w:line="276" w:lineRule="auto"/>
        <w:jc w:val="center"/>
        <w:rPr>
          <w:del w:id="240" w:author="Fabio B" w:date="2015-03-09T15:48:00Z"/>
          <w:rFonts w:ascii="Arial" w:hAnsi="Arial" w:cs="Arial"/>
          <w:color w:val="000000"/>
          <w:sz w:val="30"/>
          <w:szCs w:val="30"/>
        </w:rPr>
      </w:pPr>
      <w:del w:id="241" w:author="Fabio B" w:date="2015-03-09T15:48:00Z">
        <w:r w:rsidRPr="00593987" w:rsidDel="000711F2">
          <w:rPr>
            <w:rFonts w:ascii="Arial" w:hAnsi="Arial" w:cs="Arial"/>
            <w:color w:val="000000"/>
            <w:sz w:val="30"/>
            <w:szCs w:val="30"/>
          </w:rPr>
          <w:delText>Rafael Novellino</w:delText>
        </w:r>
      </w:del>
    </w:p>
    <w:p w14:paraId="0303D8D8" w14:textId="77777777" w:rsidR="0018458C" w:rsidRPr="00593987" w:rsidDel="000711F2" w:rsidRDefault="0018458C" w:rsidP="00B47047">
      <w:pPr>
        <w:autoSpaceDE w:val="0"/>
        <w:autoSpaceDN w:val="0"/>
        <w:adjustRightInd w:val="0"/>
        <w:spacing w:after="0" w:line="276" w:lineRule="auto"/>
        <w:jc w:val="center"/>
        <w:rPr>
          <w:del w:id="242" w:author="Fabio B" w:date="2015-03-09T15:48:00Z"/>
          <w:rFonts w:ascii="Arial" w:hAnsi="Arial" w:cs="Arial"/>
          <w:color w:val="000000"/>
          <w:sz w:val="30"/>
          <w:szCs w:val="30"/>
        </w:rPr>
      </w:pPr>
      <w:del w:id="243" w:author="Fabio B" w:date="2015-03-09T15:48:00Z">
        <w:r w:rsidRPr="00593987" w:rsidDel="000711F2">
          <w:rPr>
            <w:rFonts w:ascii="Arial" w:hAnsi="Arial" w:cs="Arial"/>
            <w:color w:val="000000"/>
            <w:sz w:val="30"/>
            <w:szCs w:val="30"/>
          </w:rPr>
          <w:delText>Ronaldo Cury de Capua</w:delText>
        </w:r>
      </w:del>
    </w:p>
    <w:p w14:paraId="45A27E1B" w14:textId="77777777" w:rsidR="0018458C" w:rsidRPr="00593987" w:rsidDel="000711F2" w:rsidRDefault="0018458C" w:rsidP="00B47047">
      <w:pPr>
        <w:autoSpaceDE w:val="0"/>
        <w:autoSpaceDN w:val="0"/>
        <w:adjustRightInd w:val="0"/>
        <w:spacing w:after="0" w:line="276" w:lineRule="auto"/>
        <w:jc w:val="center"/>
        <w:rPr>
          <w:del w:id="244" w:author="Fabio B" w:date="2015-03-09T15:48:00Z"/>
          <w:rFonts w:ascii="Arial" w:hAnsi="Arial" w:cs="Arial"/>
          <w:color w:val="000000"/>
          <w:sz w:val="30"/>
          <w:szCs w:val="30"/>
        </w:rPr>
      </w:pPr>
      <w:del w:id="245" w:author="Fabio B" w:date="2015-03-09T15:48:00Z">
        <w:r w:rsidRPr="00593987" w:rsidDel="000711F2">
          <w:rPr>
            <w:rFonts w:ascii="Arial" w:hAnsi="Arial" w:cs="Arial"/>
            <w:color w:val="000000"/>
            <w:sz w:val="30"/>
            <w:szCs w:val="30"/>
          </w:rPr>
          <w:delText>Coordenadores</w:delText>
        </w:r>
      </w:del>
    </w:p>
    <w:p w14:paraId="05CCAF07" w14:textId="77777777" w:rsidR="0018458C" w:rsidRPr="00593987" w:rsidDel="000711F2" w:rsidRDefault="0018458C" w:rsidP="00B47047">
      <w:pPr>
        <w:autoSpaceDE w:val="0"/>
        <w:autoSpaceDN w:val="0"/>
        <w:adjustRightInd w:val="0"/>
        <w:spacing w:after="0" w:line="276" w:lineRule="auto"/>
        <w:jc w:val="center"/>
        <w:rPr>
          <w:del w:id="246" w:author="Fabio B" w:date="2015-03-09T15:48:00Z"/>
          <w:rFonts w:ascii="Arial" w:hAnsi="Arial" w:cs="Arial"/>
          <w:color w:val="333333"/>
          <w:sz w:val="30"/>
          <w:szCs w:val="30"/>
        </w:rPr>
      </w:pPr>
      <w:del w:id="247" w:author="Fabio B" w:date="2015-03-09T15:48:00Z">
        <w:r w:rsidRPr="00593987" w:rsidDel="000711F2">
          <w:rPr>
            <w:rFonts w:ascii="Arial" w:hAnsi="Arial" w:cs="Arial"/>
            <w:color w:val="333333"/>
            <w:sz w:val="30"/>
            <w:szCs w:val="30"/>
          </w:rPr>
          <w:delText>Luiz Fernando Moura</w:delText>
        </w:r>
      </w:del>
    </w:p>
    <w:p w14:paraId="1863422A" w14:textId="77777777" w:rsidR="0018458C" w:rsidRPr="00593987" w:rsidDel="000711F2" w:rsidRDefault="00C52646" w:rsidP="00B47047">
      <w:pPr>
        <w:autoSpaceDE w:val="0"/>
        <w:autoSpaceDN w:val="0"/>
        <w:adjustRightInd w:val="0"/>
        <w:spacing w:after="0" w:line="276" w:lineRule="auto"/>
        <w:jc w:val="center"/>
        <w:rPr>
          <w:del w:id="248" w:author="Fabio B" w:date="2015-03-09T15:48:00Z"/>
          <w:rFonts w:ascii="Arial" w:hAnsi="Arial" w:cs="Arial"/>
          <w:color w:val="333333"/>
          <w:sz w:val="30"/>
          <w:szCs w:val="30"/>
        </w:rPr>
      </w:pPr>
      <w:del w:id="249" w:author="Fabio B" w:date="2015-03-09T15:48:00Z">
        <w:r w:rsidRPr="00593987" w:rsidDel="000711F2">
          <w:rPr>
            <w:rFonts w:ascii="Arial" w:hAnsi="Arial" w:cs="Arial"/>
            <w:color w:val="333333"/>
            <w:sz w:val="30"/>
            <w:szCs w:val="30"/>
          </w:rPr>
          <w:delText>Comitê de C</w:delText>
        </w:r>
        <w:r w:rsidR="0018458C" w:rsidRPr="00593987" w:rsidDel="000711F2">
          <w:rPr>
            <w:rFonts w:ascii="Arial" w:hAnsi="Arial" w:cs="Arial"/>
            <w:color w:val="333333"/>
            <w:sz w:val="30"/>
            <w:szCs w:val="30"/>
          </w:rPr>
          <w:delText>omunicação</w:delText>
        </w:r>
      </w:del>
    </w:p>
    <w:p w14:paraId="32EDF596" w14:textId="77777777" w:rsidR="0018458C" w:rsidRPr="00593987" w:rsidDel="000711F2" w:rsidRDefault="0018458C" w:rsidP="00B47047">
      <w:pPr>
        <w:autoSpaceDE w:val="0"/>
        <w:autoSpaceDN w:val="0"/>
        <w:adjustRightInd w:val="0"/>
        <w:spacing w:after="0" w:line="276" w:lineRule="auto"/>
        <w:jc w:val="center"/>
        <w:rPr>
          <w:del w:id="250" w:author="Fabio B" w:date="2015-03-09T15:48:00Z"/>
          <w:rFonts w:ascii="Arial" w:hAnsi="Arial" w:cs="Arial"/>
          <w:color w:val="333333"/>
          <w:sz w:val="30"/>
          <w:szCs w:val="30"/>
        </w:rPr>
      </w:pPr>
      <w:del w:id="251" w:author="Fabio B" w:date="2015-03-09T15:48:00Z">
        <w:r w:rsidRPr="00593987" w:rsidDel="000711F2">
          <w:rPr>
            <w:rFonts w:ascii="Arial" w:hAnsi="Arial" w:cs="Arial"/>
            <w:color w:val="333333"/>
            <w:sz w:val="30"/>
            <w:szCs w:val="30"/>
          </w:rPr>
          <w:delText>Mauro Bastazin</w:delText>
        </w:r>
      </w:del>
    </w:p>
    <w:p w14:paraId="6DF35B66" w14:textId="77777777" w:rsidR="0018458C" w:rsidRPr="00593987" w:rsidDel="000711F2" w:rsidRDefault="0018458C" w:rsidP="00B47047">
      <w:pPr>
        <w:autoSpaceDE w:val="0"/>
        <w:autoSpaceDN w:val="0"/>
        <w:adjustRightInd w:val="0"/>
        <w:spacing w:after="0" w:line="276" w:lineRule="auto"/>
        <w:jc w:val="center"/>
        <w:rPr>
          <w:del w:id="252" w:author="Fabio B" w:date="2015-03-09T15:48:00Z"/>
          <w:rFonts w:ascii="Arial" w:hAnsi="Arial" w:cs="Arial"/>
          <w:color w:val="333333"/>
          <w:sz w:val="30"/>
          <w:szCs w:val="30"/>
        </w:rPr>
      </w:pPr>
      <w:del w:id="253" w:author="Fabio B" w:date="2015-03-09T15:48:00Z">
        <w:r w:rsidRPr="00593987" w:rsidDel="000711F2">
          <w:rPr>
            <w:rFonts w:ascii="Arial" w:hAnsi="Arial" w:cs="Arial"/>
            <w:color w:val="333333"/>
            <w:sz w:val="30"/>
            <w:szCs w:val="30"/>
          </w:rPr>
          <w:delText>Comitê Financeiro</w:delText>
        </w:r>
      </w:del>
    </w:p>
    <w:p w14:paraId="2C064514" w14:textId="77777777" w:rsidR="0018458C" w:rsidRPr="00593987" w:rsidDel="000711F2" w:rsidRDefault="0018458C" w:rsidP="00B47047">
      <w:pPr>
        <w:autoSpaceDE w:val="0"/>
        <w:autoSpaceDN w:val="0"/>
        <w:adjustRightInd w:val="0"/>
        <w:spacing w:after="0" w:line="276" w:lineRule="auto"/>
        <w:jc w:val="center"/>
        <w:rPr>
          <w:del w:id="254" w:author="Fabio B" w:date="2015-03-09T15:48:00Z"/>
          <w:rFonts w:ascii="Arial" w:hAnsi="Arial" w:cs="Arial"/>
          <w:color w:val="333333"/>
          <w:sz w:val="30"/>
          <w:szCs w:val="30"/>
        </w:rPr>
      </w:pPr>
      <w:del w:id="255" w:author="Fabio B" w:date="2015-03-09T15:48:00Z">
        <w:r w:rsidRPr="00593987" w:rsidDel="000711F2">
          <w:rPr>
            <w:rFonts w:ascii="Arial" w:hAnsi="Arial" w:cs="Arial"/>
            <w:color w:val="333333"/>
            <w:sz w:val="30"/>
            <w:szCs w:val="30"/>
          </w:rPr>
          <w:delText>Ricardo Ribeiro</w:delText>
        </w:r>
      </w:del>
    </w:p>
    <w:p w14:paraId="0794CED6" w14:textId="77777777" w:rsidR="0018458C" w:rsidRPr="00593987" w:rsidDel="000711F2" w:rsidRDefault="0018458C" w:rsidP="00B47047">
      <w:pPr>
        <w:autoSpaceDE w:val="0"/>
        <w:autoSpaceDN w:val="0"/>
        <w:adjustRightInd w:val="0"/>
        <w:spacing w:after="0" w:line="276" w:lineRule="auto"/>
        <w:jc w:val="center"/>
        <w:rPr>
          <w:del w:id="256" w:author="Fabio B" w:date="2015-03-09T15:48:00Z"/>
          <w:rFonts w:ascii="Arial" w:hAnsi="Arial" w:cs="Arial"/>
          <w:color w:val="333333"/>
          <w:sz w:val="30"/>
          <w:szCs w:val="30"/>
        </w:rPr>
      </w:pPr>
      <w:del w:id="257" w:author="Fabio B" w:date="2015-03-09T15:48:00Z">
        <w:r w:rsidRPr="00593987" w:rsidDel="000711F2">
          <w:rPr>
            <w:rFonts w:ascii="Arial" w:hAnsi="Arial" w:cs="Arial"/>
            <w:color w:val="333333"/>
            <w:sz w:val="30"/>
            <w:szCs w:val="30"/>
          </w:rPr>
          <w:delText>Comitê de Incorporação</w:delText>
        </w:r>
      </w:del>
    </w:p>
    <w:p w14:paraId="72CF8E8D" w14:textId="77777777" w:rsidR="0018458C" w:rsidRPr="00593987" w:rsidDel="000711F2" w:rsidRDefault="0018458C" w:rsidP="00B47047">
      <w:pPr>
        <w:autoSpaceDE w:val="0"/>
        <w:autoSpaceDN w:val="0"/>
        <w:adjustRightInd w:val="0"/>
        <w:spacing w:after="0" w:line="276" w:lineRule="auto"/>
        <w:jc w:val="center"/>
        <w:rPr>
          <w:del w:id="258" w:author="Fabio B" w:date="2015-03-09T15:48:00Z"/>
          <w:rFonts w:ascii="Arial" w:hAnsi="Arial" w:cs="Arial"/>
          <w:color w:val="333333"/>
          <w:sz w:val="30"/>
          <w:szCs w:val="30"/>
        </w:rPr>
      </w:pPr>
      <w:del w:id="259" w:author="Fabio B" w:date="2015-03-09T15:48:00Z">
        <w:r w:rsidRPr="00593987" w:rsidDel="000711F2">
          <w:rPr>
            <w:rFonts w:ascii="Arial" w:hAnsi="Arial" w:cs="Arial"/>
            <w:color w:val="333333"/>
            <w:sz w:val="30"/>
            <w:szCs w:val="30"/>
          </w:rPr>
          <w:delText>Maria Fernanda Menin Maia</w:delText>
        </w:r>
      </w:del>
    </w:p>
    <w:p w14:paraId="1F9CBAE0" w14:textId="77777777" w:rsidR="0018458C" w:rsidRPr="00593987" w:rsidDel="000711F2" w:rsidRDefault="0018458C" w:rsidP="00B47047">
      <w:pPr>
        <w:autoSpaceDE w:val="0"/>
        <w:autoSpaceDN w:val="0"/>
        <w:adjustRightInd w:val="0"/>
        <w:spacing w:after="0" w:line="276" w:lineRule="auto"/>
        <w:jc w:val="center"/>
        <w:rPr>
          <w:del w:id="260" w:author="Fabio B" w:date="2015-03-09T15:48:00Z"/>
          <w:rFonts w:ascii="Arial" w:hAnsi="Arial" w:cs="Arial"/>
          <w:color w:val="333333"/>
          <w:sz w:val="30"/>
          <w:szCs w:val="30"/>
        </w:rPr>
      </w:pPr>
      <w:del w:id="261" w:author="Fabio B" w:date="2015-03-09T15:48:00Z">
        <w:r w:rsidRPr="00593987" w:rsidDel="000711F2">
          <w:rPr>
            <w:rFonts w:ascii="Arial" w:hAnsi="Arial" w:cs="Arial"/>
            <w:color w:val="333333"/>
            <w:sz w:val="30"/>
            <w:szCs w:val="30"/>
          </w:rPr>
          <w:delText>Comitê Jurídico</w:delText>
        </w:r>
      </w:del>
    </w:p>
    <w:p w14:paraId="5AB9DC65" w14:textId="77777777" w:rsidR="0018458C" w:rsidRPr="00593987" w:rsidDel="000711F2" w:rsidRDefault="0018458C" w:rsidP="00B47047">
      <w:pPr>
        <w:autoSpaceDE w:val="0"/>
        <w:autoSpaceDN w:val="0"/>
        <w:adjustRightInd w:val="0"/>
        <w:spacing w:after="0" w:line="276" w:lineRule="auto"/>
        <w:jc w:val="center"/>
        <w:rPr>
          <w:del w:id="262" w:author="Fabio B" w:date="2015-03-09T15:48:00Z"/>
          <w:rFonts w:ascii="Arial" w:hAnsi="Arial" w:cs="Arial"/>
          <w:color w:val="333333"/>
          <w:sz w:val="30"/>
          <w:szCs w:val="30"/>
        </w:rPr>
      </w:pPr>
      <w:commentRangeStart w:id="263"/>
      <w:del w:id="264" w:author="Fabio B" w:date="2015-03-09T15:48:00Z">
        <w:r w:rsidRPr="00593987" w:rsidDel="000711F2">
          <w:rPr>
            <w:rFonts w:ascii="Arial" w:hAnsi="Arial" w:cs="Arial"/>
            <w:color w:val="333333"/>
            <w:sz w:val="30"/>
            <w:szCs w:val="30"/>
          </w:rPr>
          <w:delText>Marcelo Zappia</w:delText>
        </w:r>
        <w:commentRangeEnd w:id="263"/>
        <w:r w:rsidR="007F3C6E" w:rsidDel="000711F2">
          <w:rPr>
            <w:rStyle w:val="Refdecomentrio"/>
          </w:rPr>
          <w:commentReference w:id="263"/>
        </w:r>
      </w:del>
    </w:p>
    <w:p w14:paraId="2748F14D" w14:textId="77777777" w:rsidR="0018458C" w:rsidRPr="00593987" w:rsidDel="000711F2" w:rsidRDefault="0018458C" w:rsidP="00B47047">
      <w:pPr>
        <w:autoSpaceDE w:val="0"/>
        <w:autoSpaceDN w:val="0"/>
        <w:adjustRightInd w:val="0"/>
        <w:spacing w:after="0" w:line="276" w:lineRule="auto"/>
        <w:jc w:val="center"/>
        <w:rPr>
          <w:del w:id="265" w:author="Fabio B" w:date="2015-03-09T15:48:00Z"/>
          <w:rFonts w:ascii="Arial" w:hAnsi="Arial" w:cs="Arial"/>
          <w:color w:val="333333"/>
          <w:sz w:val="30"/>
          <w:szCs w:val="30"/>
        </w:rPr>
      </w:pPr>
      <w:del w:id="266" w:author="Fabio B" w:date="2015-03-09T15:48:00Z">
        <w:r w:rsidRPr="00593987" w:rsidDel="000711F2">
          <w:rPr>
            <w:rFonts w:ascii="Arial" w:hAnsi="Arial" w:cs="Arial"/>
            <w:color w:val="333333"/>
            <w:sz w:val="30"/>
            <w:szCs w:val="30"/>
          </w:rPr>
          <w:delText>Comitê de Recursos Humanos</w:delText>
        </w:r>
      </w:del>
    </w:p>
    <w:p w14:paraId="345DCBF3" w14:textId="77777777" w:rsidR="0018458C" w:rsidRPr="00593987" w:rsidDel="000711F2" w:rsidRDefault="0018458C" w:rsidP="00B47047">
      <w:pPr>
        <w:autoSpaceDE w:val="0"/>
        <w:autoSpaceDN w:val="0"/>
        <w:adjustRightInd w:val="0"/>
        <w:spacing w:after="0" w:line="276" w:lineRule="auto"/>
        <w:jc w:val="center"/>
        <w:rPr>
          <w:del w:id="267" w:author="Fabio B" w:date="2015-03-09T15:48:00Z"/>
          <w:rFonts w:ascii="Arial" w:hAnsi="Arial" w:cs="Arial"/>
          <w:color w:val="333333"/>
          <w:sz w:val="30"/>
          <w:szCs w:val="30"/>
        </w:rPr>
      </w:pPr>
      <w:del w:id="268" w:author="Fabio B" w:date="2015-03-09T15:48:00Z">
        <w:r w:rsidRPr="00593987" w:rsidDel="000711F2">
          <w:rPr>
            <w:rFonts w:ascii="Arial" w:hAnsi="Arial" w:cs="Arial"/>
            <w:color w:val="333333"/>
            <w:sz w:val="30"/>
            <w:szCs w:val="30"/>
          </w:rPr>
          <w:delText>Aron Zylberman</w:delText>
        </w:r>
      </w:del>
    </w:p>
    <w:p w14:paraId="0D65ECDE" w14:textId="77777777" w:rsidR="0018458C" w:rsidRPr="00593987" w:rsidDel="000711F2" w:rsidRDefault="0018458C" w:rsidP="00B47047">
      <w:pPr>
        <w:autoSpaceDE w:val="0"/>
        <w:autoSpaceDN w:val="0"/>
        <w:adjustRightInd w:val="0"/>
        <w:spacing w:after="0" w:line="276" w:lineRule="auto"/>
        <w:jc w:val="center"/>
        <w:rPr>
          <w:del w:id="269" w:author="Fabio B" w:date="2015-03-09T15:48:00Z"/>
          <w:rFonts w:ascii="Arial" w:hAnsi="Arial" w:cs="Arial"/>
          <w:color w:val="333333"/>
          <w:sz w:val="30"/>
          <w:szCs w:val="30"/>
        </w:rPr>
      </w:pPr>
      <w:del w:id="270" w:author="Fabio B" w:date="2015-03-09T15:48:00Z">
        <w:r w:rsidRPr="00593987" w:rsidDel="000711F2">
          <w:rPr>
            <w:rFonts w:ascii="Arial" w:hAnsi="Arial" w:cs="Arial"/>
            <w:color w:val="333333"/>
            <w:sz w:val="30"/>
            <w:szCs w:val="30"/>
          </w:rPr>
          <w:delText>Comitê de Responsabilidade Social</w:delText>
        </w:r>
      </w:del>
    </w:p>
    <w:p w14:paraId="1A3CADFC" w14:textId="77777777" w:rsidR="0018458C" w:rsidRPr="00593987" w:rsidDel="000711F2" w:rsidRDefault="0018458C" w:rsidP="00B47047">
      <w:pPr>
        <w:autoSpaceDE w:val="0"/>
        <w:autoSpaceDN w:val="0"/>
        <w:adjustRightInd w:val="0"/>
        <w:spacing w:after="0" w:line="276" w:lineRule="auto"/>
        <w:jc w:val="center"/>
        <w:rPr>
          <w:del w:id="271" w:author="Fabio B" w:date="2015-03-09T15:48:00Z"/>
          <w:rFonts w:ascii="Arial" w:hAnsi="Arial" w:cs="Arial"/>
          <w:color w:val="333333"/>
          <w:sz w:val="30"/>
          <w:szCs w:val="30"/>
        </w:rPr>
      </w:pPr>
      <w:del w:id="272" w:author="Fabio B" w:date="2015-03-09T15:48:00Z">
        <w:r w:rsidRPr="00593987" w:rsidDel="000711F2">
          <w:rPr>
            <w:rFonts w:ascii="Arial" w:hAnsi="Arial" w:cs="Arial"/>
            <w:color w:val="333333"/>
            <w:sz w:val="30"/>
            <w:szCs w:val="30"/>
          </w:rPr>
          <w:delText>Daniela Ferrari</w:delText>
        </w:r>
      </w:del>
    </w:p>
    <w:p w14:paraId="24EB4BE7" w14:textId="77777777" w:rsidR="0018458C" w:rsidRPr="00593987" w:rsidDel="000711F2" w:rsidRDefault="0018458C" w:rsidP="00B47047">
      <w:pPr>
        <w:autoSpaceDE w:val="0"/>
        <w:autoSpaceDN w:val="0"/>
        <w:adjustRightInd w:val="0"/>
        <w:spacing w:after="0" w:line="276" w:lineRule="auto"/>
        <w:jc w:val="center"/>
        <w:rPr>
          <w:del w:id="273" w:author="Fabio B" w:date="2015-03-09T15:48:00Z"/>
          <w:rFonts w:ascii="Arial" w:hAnsi="Arial" w:cs="Arial"/>
          <w:color w:val="333333"/>
          <w:sz w:val="30"/>
          <w:szCs w:val="30"/>
        </w:rPr>
      </w:pPr>
      <w:del w:id="274" w:author="Fabio B" w:date="2015-03-09T15:48:00Z">
        <w:r w:rsidRPr="00593987" w:rsidDel="000711F2">
          <w:rPr>
            <w:rFonts w:ascii="Arial" w:hAnsi="Arial" w:cs="Arial"/>
            <w:color w:val="333333"/>
            <w:sz w:val="30"/>
            <w:szCs w:val="30"/>
          </w:rPr>
          <w:delText>Comitê Técnico</w:delText>
        </w:r>
      </w:del>
    </w:p>
    <w:p w14:paraId="71CBAEF6" w14:textId="77777777" w:rsidR="0018458C" w:rsidRPr="00593987" w:rsidDel="000711F2" w:rsidRDefault="0018458C" w:rsidP="0018458C">
      <w:pPr>
        <w:rPr>
          <w:del w:id="275" w:author="Fabio B" w:date="2015-03-09T15:48:00Z"/>
          <w:rFonts w:ascii="Arial" w:hAnsi="Arial" w:cs="Arial"/>
          <w:color w:val="333333"/>
          <w:sz w:val="30"/>
          <w:szCs w:val="30"/>
        </w:rPr>
      </w:pPr>
      <w:del w:id="276" w:author="Fabio B" w:date="2015-03-09T15:48:00Z">
        <w:r w:rsidRPr="00593987" w:rsidDel="000711F2">
          <w:rPr>
            <w:rFonts w:ascii="Arial" w:hAnsi="Arial" w:cs="Arial"/>
            <w:color w:val="333333"/>
            <w:sz w:val="30"/>
            <w:szCs w:val="30"/>
          </w:rPr>
          <w:br w:type="page"/>
        </w:r>
      </w:del>
    </w:p>
    <w:p w14:paraId="2E040F9A" w14:textId="77777777"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6CD740B6" w14:textId="77777777"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14:paraId="18DA880C"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12A1E6A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6819D07B" w14:textId="77777777"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415FF3A6" w14:textId="77777777" w:rsidR="007F3C6E" w:rsidRDefault="0018458C">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AF2A40">
        <w:rPr>
          <w:rFonts w:ascii="Arial" w:hAnsi="Arial" w:cs="Arial"/>
          <w:color w:val="000000"/>
          <w:sz w:val="30"/>
          <w:szCs w:val="30"/>
        </w:rPr>
        <w:t>X</w:t>
      </w:r>
    </w:p>
    <w:p w14:paraId="1912EF8A" w14:textId="77777777" w:rsidR="007F3C6E" w:rsidRDefault="00C0467F">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                                      </w:t>
      </w:r>
    </w:p>
    <w:p w14:paraId="067C3882" w14:textId="77777777" w:rsidR="007F3C6E" w:rsidRDefault="00E01C99">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PALAVRA DO PRESIDENTE</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AF2A40">
        <w:rPr>
          <w:rFonts w:ascii="Arial" w:hAnsi="Arial" w:cs="Arial"/>
          <w:color w:val="000000"/>
          <w:sz w:val="30"/>
          <w:szCs w:val="30"/>
        </w:rPr>
        <w:t>X</w:t>
      </w:r>
    </w:p>
    <w:p w14:paraId="66908F9E"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52E289AC" w14:textId="77777777" w:rsidR="007F3C6E" w:rsidRDefault="00C11CCE">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AF2A40">
        <w:rPr>
          <w:rFonts w:ascii="Arial" w:hAnsi="Arial" w:cs="Arial"/>
          <w:color w:val="000000"/>
          <w:sz w:val="30"/>
          <w:szCs w:val="30"/>
        </w:rPr>
        <w:t>X</w:t>
      </w:r>
    </w:p>
    <w:p w14:paraId="57C86D31"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3F11C53F" w14:textId="77777777" w:rsidR="007F3C6E" w:rsidRDefault="00C11CCE">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AF2A40">
        <w:rPr>
          <w:rFonts w:ascii="Arial" w:hAnsi="Arial" w:cs="Arial"/>
          <w:color w:val="000000"/>
          <w:sz w:val="30"/>
          <w:szCs w:val="30"/>
        </w:rPr>
        <w:t>X</w:t>
      </w:r>
    </w:p>
    <w:p w14:paraId="27C8D090" w14:textId="77777777" w:rsidR="007F3C6E" w:rsidRDefault="007F3C6E">
      <w:pPr>
        <w:autoSpaceDE w:val="0"/>
        <w:autoSpaceDN w:val="0"/>
        <w:adjustRightInd w:val="0"/>
        <w:spacing w:after="0" w:line="360" w:lineRule="auto"/>
        <w:ind w:firstLine="2"/>
        <w:jc w:val="center"/>
        <w:rPr>
          <w:rFonts w:ascii="Arial" w:hAnsi="Arial" w:cs="Arial"/>
          <w:color w:val="000000"/>
          <w:sz w:val="30"/>
          <w:szCs w:val="30"/>
        </w:rPr>
      </w:pPr>
    </w:p>
    <w:p w14:paraId="5DF5F383" w14:textId="77777777" w:rsidR="007F3C6E" w:rsidRDefault="00C11CCE">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3 </w:t>
      </w:r>
      <w:del w:id="277" w:author="André" w:date="2015-03-09T11:40:00Z">
        <w:r w:rsidR="000F6AC8" w:rsidDel="00B346D9">
          <w:rPr>
            <w:rFonts w:ascii="Arial" w:hAnsi="Arial" w:cs="Arial"/>
            <w:color w:val="000000"/>
            <w:sz w:val="30"/>
            <w:szCs w:val="30"/>
          </w:rPr>
          <w:delText>MODALIDADES</w:delText>
        </w:r>
        <w:r w:rsidR="000F6AC8" w:rsidRPr="00593987" w:rsidDel="00B346D9">
          <w:rPr>
            <w:rFonts w:ascii="Arial" w:hAnsi="Arial" w:cs="Arial"/>
            <w:color w:val="000000"/>
            <w:sz w:val="30"/>
            <w:szCs w:val="30"/>
          </w:rPr>
          <w:delText xml:space="preserve"> </w:delText>
        </w:r>
      </w:del>
      <w:ins w:id="278" w:author="André" w:date="2015-03-09T11:40:00Z">
        <w:r w:rsidR="00B346D9">
          <w:rPr>
            <w:rFonts w:ascii="Arial" w:hAnsi="Arial" w:cs="Arial"/>
            <w:color w:val="000000"/>
            <w:sz w:val="30"/>
            <w:szCs w:val="30"/>
          </w:rPr>
          <w:t>FORMAS</w:t>
        </w:r>
        <w:r w:rsidR="00B346D9" w:rsidRPr="00593987">
          <w:rPr>
            <w:rFonts w:ascii="Arial" w:hAnsi="Arial" w:cs="Arial"/>
            <w:color w:val="000000"/>
            <w:sz w:val="30"/>
            <w:szCs w:val="30"/>
          </w:rPr>
          <w:t xml:space="preserve"> </w:t>
        </w:r>
      </w:ins>
      <w:r w:rsidRPr="00593987">
        <w:rPr>
          <w:rFonts w:ascii="Arial" w:hAnsi="Arial" w:cs="Arial"/>
          <w:color w:val="000000"/>
          <w:sz w:val="30"/>
          <w:szCs w:val="30"/>
        </w:rPr>
        <w:t>DE</w:t>
      </w:r>
      <w:r w:rsidR="0018458C" w:rsidRPr="00593987">
        <w:rPr>
          <w:rFonts w:ascii="Arial" w:hAnsi="Arial" w:cs="Arial"/>
          <w:color w:val="000000"/>
          <w:sz w:val="30"/>
          <w:szCs w:val="30"/>
        </w:rPr>
        <w:t xml:space="preserve"> FINANCIAMENTO </w:t>
      </w:r>
      <w:r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AF2A40">
        <w:rPr>
          <w:rFonts w:ascii="Arial" w:hAnsi="Arial" w:cs="Arial"/>
          <w:color w:val="000000"/>
          <w:sz w:val="30"/>
          <w:szCs w:val="30"/>
        </w:rPr>
        <w:t>X</w:t>
      </w:r>
    </w:p>
    <w:p w14:paraId="3F8BC234"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6FA62805" w14:textId="77777777" w:rsidR="007F3C6E" w:rsidRDefault="0018458C">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AF2A40">
        <w:rPr>
          <w:rFonts w:ascii="Arial" w:hAnsi="Arial" w:cs="Arial"/>
          <w:color w:val="000000"/>
          <w:sz w:val="30"/>
          <w:szCs w:val="30"/>
        </w:rPr>
        <w:t>X</w:t>
      </w:r>
    </w:p>
    <w:p w14:paraId="545A2D91"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2293074B" w14:textId="77777777" w:rsidR="007F3C6E" w:rsidRDefault="00C0467F">
      <w:pPr>
        <w:autoSpaceDE w:val="0"/>
        <w:autoSpaceDN w:val="0"/>
        <w:adjustRightInd w:val="0"/>
        <w:spacing w:after="0" w:line="360" w:lineRule="auto"/>
        <w:ind w:firstLine="2"/>
        <w:rPr>
          <w:rFonts w:ascii="Arial" w:hAnsi="Arial" w:cs="Arial"/>
          <w:color w:val="000000"/>
          <w:sz w:val="30"/>
          <w:szCs w:val="30"/>
        </w:rPr>
      </w:pPr>
      <w:r w:rsidRPr="00593987">
        <w:rPr>
          <w:rFonts w:ascii="Arial" w:hAnsi="Arial" w:cs="Arial"/>
          <w:color w:val="000000"/>
          <w:sz w:val="30"/>
          <w:szCs w:val="30"/>
        </w:rPr>
        <w:t xml:space="preserve">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AF2A40">
        <w:rPr>
          <w:rFonts w:ascii="Arial" w:hAnsi="Arial" w:cs="Arial"/>
          <w:color w:val="000000"/>
          <w:sz w:val="30"/>
          <w:szCs w:val="30"/>
        </w:rPr>
        <w:t>X</w:t>
      </w:r>
    </w:p>
    <w:p w14:paraId="7D8B8622"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6CA5C7E6" w14:textId="77777777" w:rsidR="007F3C6E" w:rsidRDefault="00D8646D">
      <w:pPr>
        <w:autoSpaceDE w:val="0"/>
        <w:autoSpaceDN w:val="0"/>
        <w:adjustRightInd w:val="0"/>
        <w:spacing w:after="0" w:line="360" w:lineRule="auto"/>
        <w:ind w:firstLine="2"/>
        <w:rPr>
          <w:rFonts w:ascii="Arial" w:hAnsi="Arial" w:cs="Arial"/>
          <w:color w:val="000000"/>
          <w:sz w:val="30"/>
          <w:szCs w:val="30"/>
        </w:rPr>
      </w:pPr>
      <w:r>
        <w:rPr>
          <w:rFonts w:ascii="Arial" w:hAnsi="Arial" w:cs="Arial"/>
          <w:color w:val="000000"/>
          <w:sz w:val="30"/>
          <w:szCs w:val="30"/>
        </w:rPr>
        <w:t>GUIA DE REFERÊNCIA DO SETOR IMOBILIÁRIO</w:t>
      </w:r>
      <w:r w:rsidR="0060654A" w:rsidRPr="00593987">
        <w:rPr>
          <w:rFonts w:ascii="Arial" w:hAnsi="Arial" w:cs="Arial"/>
          <w:color w:val="000000"/>
          <w:sz w:val="30"/>
          <w:szCs w:val="30"/>
        </w:rPr>
        <w:t xml:space="preserve">             </w:t>
      </w:r>
      <w:r w:rsidR="00AF2A40">
        <w:rPr>
          <w:rFonts w:ascii="Arial" w:hAnsi="Arial" w:cs="Arial"/>
          <w:color w:val="000000"/>
          <w:sz w:val="30"/>
          <w:szCs w:val="30"/>
        </w:rPr>
        <w:t>X</w:t>
      </w:r>
    </w:p>
    <w:p w14:paraId="2EF2C502" w14:textId="77777777" w:rsidR="007F3C6E" w:rsidRDefault="007F3C6E">
      <w:pPr>
        <w:autoSpaceDE w:val="0"/>
        <w:autoSpaceDN w:val="0"/>
        <w:adjustRightInd w:val="0"/>
        <w:spacing w:after="0" w:line="360" w:lineRule="auto"/>
        <w:ind w:firstLine="2"/>
        <w:rPr>
          <w:rFonts w:ascii="Arial" w:hAnsi="Arial" w:cs="Arial"/>
          <w:color w:val="000000"/>
          <w:sz w:val="30"/>
          <w:szCs w:val="30"/>
        </w:rPr>
      </w:pPr>
    </w:p>
    <w:p w14:paraId="327C9A58" w14:textId="77777777" w:rsidR="00EA36B6" w:rsidRPr="00AF2A40" w:rsidRDefault="00605D67" w:rsidP="00535C64">
      <w:pPr>
        <w:autoSpaceDE w:val="0"/>
        <w:autoSpaceDN w:val="0"/>
        <w:adjustRightInd w:val="0"/>
        <w:spacing w:after="0" w:line="360" w:lineRule="auto"/>
        <w:ind w:left="2124"/>
        <w:rPr>
          <w:rFonts w:ascii="Arial" w:hAnsi="Arial" w:cs="Arial"/>
          <w:color w:val="FF0000"/>
          <w:sz w:val="30"/>
          <w:szCs w:val="30"/>
        </w:rPr>
      </w:pPr>
      <w:r w:rsidRPr="00605D67">
        <w:rPr>
          <w:rFonts w:ascii="Arial" w:hAnsi="Arial" w:cs="Arial"/>
          <w:color w:val="FF0000"/>
          <w:sz w:val="30"/>
          <w:szCs w:val="30"/>
          <w:highlight w:val="yellow"/>
        </w:rPr>
        <w:t>[NOTA: Confirmar páginas após diagramação</w:t>
      </w:r>
      <w:r w:rsidRPr="00605D67">
        <w:rPr>
          <w:rFonts w:ascii="Arial" w:hAnsi="Arial" w:cs="Arial"/>
          <w:color w:val="FF0000"/>
          <w:sz w:val="30"/>
          <w:szCs w:val="30"/>
        </w:rPr>
        <w:t>]</w:t>
      </w:r>
    </w:p>
    <w:p w14:paraId="7139F9C8" w14:textId="77777777"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14:paraId="5830695D" w14:textId="77777777"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t>SUMÁRIO</w:t>
      </w:r>
    </w:p>
    <w:p w14:paraId="5446EA6D" w14:textId="77777777"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14:paraId="3F9C490A" w14:textId="77777777"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t>INTRODUÇÃO</w:t>
      </w:r>
    </w:p>
    <w:p w14:paraId="69AADE9F"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B2B595E" w14:textId="77777777" w:rsidR="0018458C" w:rsidRPr="00A25CD4" w:rsidRDefault="0018458C" w:rsidP="00FA6585">
      <w:pPr>
        <w:autoSpaceDE w:val="0"/>
        <w:autoSpaceDN w:val="0"/>
        <w:adjustRightInd w:val="0"/>
        <w:spacing w:after="0" w:line="276" w:lineRule="auto"/>
        <w:jc w:val="both"/>
        <w:rPr>
          <w:rFonts w:ascii="Arial" w:hAnsi="Arial" w:cs="Arial"/>
          <w:color w:val="000000"/>
          <w:sz w:val="30"/>
          <w:szCs w:val="30"/>
        </w:rPr>
      </w:pPr>
      <w:r w:rsidRPr="00A25CD4">
        <w:rPr>
          <w:rFonts w:ascii="Arial" w:hAnsi="Arial" w:cs="Arial"/>
          <w:color w:val="000000"/>
          <w:sz w:val="30"/>
          <w:szCs w:val="30"/>
        </w:rPr>
        <w:t>Est</w:t>
      </w:r>
      <w:ins w:id="279" w:author="Fabio B" w:date="2015-03-09T15:57:00Z">
        <w:r w:rsidR="000711F2" w:rsidRPr="00A25CD4">
          <w:rPr>
            <w:rFonts w:ascii="Arial" w:hAnsi="Arial" w:cs="Arial"/>
            <w:color w:val="000000"/>
            <w:sz w:val="30"/>
            <w:szCs w:val="30"/>
          </w:rPr>
          <w:t>e documento</w:t>
        </w:r>
      </w:ins>
      <w:del w:id="280" w:author="Fabio B" w:date="2015-03-09T15:57:00Z">
        <w:r w:rsidRPr="00A25CD4" w:rsidDel="000711F2">
          <w:rPr>
            <w:rFonts w:ascii="Arial" w:hAnsi="Arial" w:cs="Arial"/>
            <w:color w:val="000000"/>
            <w:sz w:val="30"/>
            <w:szCs w:val="30"/>
          </w:rPr>
          <w:delText>a Cartilha</w:delText>
        </w:r>
      </w:del>
      <w:r w:rsidRPr="00A25CD4">
        <w:rPr>
          <w:rFonts w:ascii="Arial" w:hAnsi="Arial" w:cs="Arial"/>
          <w:color w:val="000000"/>
          <w:sz w:val="30"/>
          <w:szCs w:val="30"/>
        </w:rPr>
        <w:t>,</w:t>
      </w:r>
      <w:del w:id="281" w:author="Fabio B" w:date="2015-03-09T15:57:00Z">
        <w:r w:rsidRPr="00A25CD4" w:rsidDel="000711F2">
          <w:rPr>
            <w:rFonts w:ascii="Arial" w:hAnsi="Arial" w:cs="Arial"/>
            <w:color w:val="000000"/>
            <w:sz w:val="30"/>
            <w:szCs w:val="30"/>
          </w:rPr>
          <w:delText xml:space="preserve"> </w:delText>
        </w:r>
        <w:r w:rsidR="00C00FC5" w:rsidRPr="00A25CD4" w:rsidDel="000711F2">
          <w:rPr>
            <w:rFonts w:ascii="Arial" w:hAnsi="Arial" w:cs="Arial"/>
            <w:color w:val="000000"/>
            <w:sz w:val="30"/>
            <w:szCs w:val="30"/>
          </w:rPr>
          <w:delText xml:space="preserve">um dos </w:delText>
        </w:r>
        <w:r w:rsidR="00F37FAA" w:rsidRPr="00A25CD4" w:rsidDel="000711F2">
          <w:rPr>
            <w:rFonts w:ascii="Arial" w:hAnsi="Arial" w:cs="Arial"/>
            <w:color w:val="000000"/>
            <w:sz w:val="30"/>
            <w:szCs w:val="30"/>
          </w:rPr>
          <w:delText xml:space="preserve">mais relevantes </w:delText>
        </w:r>
        <w:r w:rsidR="00C00FC5" w:rsidRPr="00A25CD4" w:rsidDel="000711F2">
          <w:rPr>
            <w:rFonts w:ascii="Arial" w:hAnsi="Arial" w:cs="Arial"/>
            <w:color w:val="000000"/>
            <w:sz w:val="30"/>
            <w:szCs w:val="30"/>
          </w:rPr>
          <w:delText xml:space="preserve">projetos da </w:delText>
        </w:r>
        <w:r w:rsidR="00774DC6" w:rsidRPr="00A25CD4" w:rsidDel="000711F2">
          <w:rPr>
            <w:rFonts w:ascii="Arial" w:hAnsi="Arial" w:cs="Arial"/>
            <w:color w:val="000000"/>
            <w:sz w:val="30"/>
            <w:szCs w:val="30"/>
          </w:rPr>
          <w:delText>ABRAINC</w:delText>
        </w:r>
        <w:r w:rsidR="00C00FC5" w:rsidRPr="00A25CD4" w:rsidDel="000711F2">
          <w:rPr>
            <w:rFonts w:ascii="Arial" w:hAnsi="Arial" w:cs="Arial"/>
            <w:color w:val="000000"/>
            <w:sz w:val="30"/>
            <w:szCs w:val="30"/>
          </w:rPr>
          <w:delText xml:space="preserve"> </w:delText>
        </w:r>
        <w:r w:rsidR="00D45A76" w:rsidRPr="00A25CD4" w:rsidDel="000711F2">
          <w:rPr>
            <w:rFonts w:ascii="Arial" w:hAnsi="Arial" w:cs="Arial"/>
            <w:color w:val="000000"/>
            <w:sz w:val="30"/>
            <w:szCs w:val="30"/>
          </w:rPr>
          <w:delText>desde sua criação</w:delText>
        </w:r>
        <w:r w:rsidR="00C00FC5" w:rsidRPr="00A25CD4" w:rsidDel="000711F2">
          <w:rPr>
            <w:rFonts w:ascii="Arial" w:hAnsi="Arial" w:cs="Arial"/>
            <w:color w:val="000000"/>
            <w:sz w:val="30"/>
            <w:szCs w:val="30"/>
          </w:rPr>
          <w:delText>,</w:delText>
        </w:r>
        <w:r w:rsidRPr="00A25CD4" w:rsidDel="000711F2">
          <w:rPr>
            <w:rFonts w:ascii="Arial" w:hAnsi="Arial" w:cs="Arial"/>
            <w:color w:val="000000"/>
            <w:sz w:val="30"/>
            <w:szCs w:val="30"/>
          </w:rPr>
          <w:delText xml:space="preserve"> </w:delText>
        </w:r>
      </w:del>
      <w:ins w:id="282" w:author="Fabio B" w:date="2015-03-09T15:57:00Z">
        <w:r w:rsidR="000711F2" w:rsidRPr="00A25CD4">
          <w:rPr>
            <w:rFonts w:ascii="Arial" w:hAnsi="Arial" w:cs="Arial"/>
            <w:color w:val="000000"/>
            <w:sz w:val="30"/>
            <w:szCs w:val="30"/>
          </w:rPr>
          <w:t xml:space="preserve"> </w:t>
        </w:r>
      </w:ins>
      <w:r w:rsidRPr="00A25CD4">
        <w:rPr>
          <w:rFonts w:ascii="Arial" w:hAnsi="Arial" w:cs="Arial"/>
          <w:color w:val="000000"/>
          <w:sz w:val="30"/>
          <w:szCs w:val="30"/>
        </w:rPr>
        <w:t>reflete o desejo d</w:t>
      </w:r>
      <w:ins w:id="283" w:author="Fabio B" w:date="2015-03-09T15:57:00Z">
        <w:r w:rsidR="000711F2" w:rsidRPr="00A25CD4">
          <w:rPr>
            <w:rFonts w:ascii="Arial" w:hAnsi="Arial" w:cs="Arial"/>
            <w:color w:val="000000"/>
            <w:sz w:val="30"/>
            <w:szCs w:val="30"/>
          </w:rPr>
          <w:t>o setor</w:t>
        </w:r>
      </w:ins>
      <w:del w:id="284" w:author="Fabio B" w:date="2015-03-09T15:57:00Z">
        <w:r w:rsidR="00DA51CB" w:rsidRPr="00A25CD4" w:rsidDel="000711F2">
          <w:rPr>
            <w:rFonts w:ascii="Arial" w:hAnsi="Arial" w:cs="Arial"/>
            <w:color w:val="000000"/>
            <w:sz w:val="30"/>
            <w:szCs w:val="30"/>
          </w:rPr>
          <w:delText>e suas</w:delText>
        </w:r>
        <w:r w:rsidRPr="00A25CD4" w:rsidDel="000711F2">
          <w:rPr>
            <w:rFonts w:ascii="Arial" w:hAnsi="Arial" w:cs="Arial"/>
            <w:color w:val="000000"/>
            <w:sz w:val="30"/>
            <w:szCs w:val="30"/>
          </w:rPr>
          <w:delText xml:space="preserve"> associadas </w:delText>
        </w:r>
      </w:del>
      <w:ins w:id="285" w:author="Fabio B" w:date="2015-03-09T15:57:00Z">
        <w:r w:rsidR="000711F2" w:rsidRPr="00A25CD4">
          <w:rPr>
            <w:rFonts w:ascii="Arial" w:hAnsi="Arial" w:cs="Arial"/>
            <w:color w:val="000000"/>
            <w:sz w:val="30"/>
            <w:szCs w:val="30"/>
          </w:rPr>
          <w:t xml:space="preserve"> </w:t>
        </w:r>
      </w:ins>
      <w:r w:rsidRPr="00A25CD4">
        <w:rPr>
          <w:rFonts w:ascii="Arial" w:hAnsi="Arial" w:cs="Arial"/>
          <w:color w:val="000000"/>
          <w:sz w:val="30"/>
          <w:szCs w:val="30"/>
        </w:rPr>
        <w:t>de apresentar à sociedade brasileira o complexo negócio da incorporação imobiliária, oferecendo um vasto material para consulta e orientação aos vários agentes do mercado, em especia</w:t>
      </w:r>
      <w:ins w:id="286" w:author="Fabio B" w:date="2015-03-09T15:58:00Z">
        <w:r w:rsidR="00E07C88" w:rsidRPr="00A25CD4">
          <w:rPr>
            <w:rFonts w:ascii="Arial" w:hAnsi="Arial" w:cs="Arial"/>
            <w:color w:val="000000"/>
            <w:sz w:val="30"/>
            <w:szCs w:val="30"/>
          </w:rPr>
          <w:t>l</w:t>
        </w:r>
      </w:ins>
      <w:del w:id="287" w:author="Fabio B" w:date="2015-03-09T15:58:00Z">
        <w:r w:rsidRPr="00A25CD4" w:rsidDel="00E07C88">
          <w:rPr>
            <w:rFonts w:ascii="Arial" w:hAnsi="Arial" w:cs="Arial"/>
            <w:color w:val="000000"/>
            <w:sz w:val="30"/>
            <w:szCs w:val="30"/>
          </w:rPr>
          <w:delText>l, aos consumidores de imóveis</w:delText>
        </w:r>
      </w:del>
      <w:r w:rsidRPr="00A25CD4">
        <w:rPr>
          <w:rFonts w:ascii="Arial" w:hAnsi="Arial" w:cs="Arial"/>
          <w:color w:val="000000"/>
          <w:sz w:val="30"/>
          <w:szCs w:val="30"/>
        </w:rPr>
        <w:t xml:space="preserve">, </w:t>
      </w:r>
      <w:r w:rsidR="00F1330C" w:rsidRPr="00A25CD4">
        <w:rPr>
          <w:rFonts w:ascii="Arial" w:hAnsi="Arial" w:cs="Arial"/>
          <w:color w:val="000000"/>
          <w:sz w:val="30"/>
          <w:szCs w:val="30"/>
        </w:rPr>
        <w:t xml:space="preserve">ao Poder Legislativo, </w:t>
      </w:r>
      <w:r w:rsidRPr="00A25CD4">
        <w:rPr>
          <w:rFonts w:ascii="Arial" w:hAnsi="Arial" w:cs="Arial"/>
          <w:color w:val="000000"/>
          <w:sz w:val="30"/>
          <w:szCs w:val="30"/>
        </w:rPr>
        <w:t>às autoridades do Poder Executivo, aos membros do Poder Judiciário e Ministério Público</w:t>
      </w:r>
      <w:del w:id="288" w:author="Fabio B" w:date="2015-03-09T15:59:00Z">
        <w:r w:rsidRPr="00A25CD4" w:rsidDel="00E07C88">
          <w:rPr>
            <w:rFonts w:ascii="Arial" w:hAnsi="Arial" w:cs="Arial"/>
            <w:color w:val="000000"/>
            <w:sz w:val="30"/>
            <w:szCs w:val="30"/>
          </w:rPr>
          <w:delText xml:space="preserve">, </w:delText>
        </w:r>
        <w:r w:rsidR="00F37FAA" w:rsidRPr="00A25CD4" w:rsidDel="00E07C88">
          <w:rPr>
            <w:rFonts w:ascii="Arial" w:hAnsi="Arial" w:cs="Arial"/>
            <w:color w:val="000000"/>
            <w:sz w:val="30"/>
            <w:szCs w:val="30"/>
          </w:rPr>
          <w:delText>e</w:delText>
        </w:r>
      </w:del>
      <w:ins w:id="289" w:author="Fabio B" w:date="2015-03-09T15:59:00Z">
        <w:r w:rsidR="00E07C88" w:rsidRPr="00A25CD4">
          <w:rPr>
            <w:rFonts w:ascii="Arial" w:hAnsi="Arial" w:cs="Arial"/>
            <w:color w:val="000000"/>
            <w:sz w:val="30"/>
            <w:szCs w:val="30"/>
          </w:rPr>
          <w:t>,</w:t>
        </w:r>
      </w:ins>
      <w:r w:rsidR="00F37FAA" w:rsidRPr="00A25CD4">
        <w:rPr>
          <w:rFonts w:ascii="Arial" w:hAnsi="Arial" w:cs="Arial"/>
          <w:color w:val="000000"/>
          <w:sz w:val="30"/>
          <w:szCs w:val="30"/>
        </w:rPr>
        <w:t xml:space="preserve"> </w:t>
      </w:r>
      <w:r w:rsidRPr="00A25CD4">
        <w:rPr>
          <w:rFonts w:ascii="Arial" w:hAnsi="Arial" w:cs="Arial"/>
          <w:color w:val="000000"/>
          <w:sz w:val="30"/>
          <w:szCs w:val="30"/>
        </w:rPr>
        <w:t xml:space="preserve">às instituições financeiras, públicas </w:t>
      </w:r>
      <w:r w:rsidR="00AD7D4F" w:rsidRPr="00A25CD4">
        <w:rPr>
          <w:rFonts w:ascii="Arial" w:hAnsi="Arial" w:cs="Arial"/>
          <w:color w:val="000000"/>
          <w:sz w:val="30"/>
          <w:szCs w:val="30"/>
        </w:rPr>
        <w:t>e/</w:t>
      </w:r>
      <w:r w:rsidRPr="00A25CD4">
        <w:rPr>
          <w:rFonts w:ascii="Arial" w:hAnsi="Arial" w:cs="Arial"/>
          <w:color w:val="000000"/>
          <w:sz w:val="30"/>
          <w:szCs w:val="30"/>
        </w:rPr>
        <w:t>ou privadas</w:t>
      </w:r>
      <w:ins w:id="290" w:author="Fabio B" w:date="2015-03-09T15:59:00Z">
        <w:r w:rsidR="00E07C88" w:rsidRPr="00A25CD4">
          <w:rPr>
            <w:rFonts w:ascii="Arial" w:hAnsi="Arial" w:cs="Arial"/>
            <w:color w:val="000000"/>
            <w:sz w:val="30"/>
            <w:szCs w:val="30"/>
          </w:rPr>
          <w:t xml:space="preserve"> e aos demais interessados no ciclo da incorporaç</w:t>
        </w:r>
      </w:ins>
      <w:ins w:id="291" w:author="Fabio B" w:date="2015-03-09T16:00:00Z">
        <w:r w:rsidR="00E07C88" w:rsidRPr="00A25CD4">
          <w:rPr>
            <w:rFonts w:ascii="Arial" w:hAnsi="Arial" w:cs="Arial"/>
            <w:color w:val="000000"/>
            <w:sz w:val="30"/>
            <w:szCs w:val="30"/>
          </w:rPr>
          <w:t>ão imobiliária</w:t>
        </w:r>
      </w:ins>
      <w:r w:rsidRPr="00A25CD4">
        <w:rPr>
          <w:rFonts w:ascii="Arial" w:hAnsi="Arial" w:cs="Arial"/>
          <w:color w:val="000000"/>
          <w:sz w:val="30"/>
          <w:szCs w:val="30"/>
        </w:rPr>
        <w:t>.</w:t>
      </w:r>
    </w:p>
    <w:p w14:paraId="291062A9" w14:textId="77777777" w:rsidR="0018458C" w:rsidRPr="00A25CD4" w:rsidRDefault="0018458C" w:rsidP="00FA6585">
      <w:pPr>
        <w:autoSpaceDE w:val="0"/>
        <w:autoSpaceDN w:val="0"/>
        <w:adjustRightInd w:val="0"/>
        <w:spacing w:after="0" w:line="276" w:lineRule="auto"/>
        <w:jc w:val="both"/>
        <w:rPr>
          <w:rFonts w:ascii="Arial" w:hAnsi="Arial" w:cs="Arial"/>
          <w:color w:val="000000"/>
          <w:sz w:val="30"/>
          <w:szCs w:val="30"/>
        </w:rPr>
      </w:pPr>
    </w:p>
    <w:p w14:paraId="74A5BC5E" w14:textId="77777777"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A25CD4">
        <w:rPr>
          <w:rFonts w:ascii="Arial" w:hAnsi="Arial" w:cs="Arial"/>
          <w:color w:val="000000"/>
          <w:sz w:val="30"/>
          <w:szCs w:val="30"/>
        </w:rPr>
        <w:t>Por meio de textos técnicos</w:t>
      </w:r>
      <w:r w:rsidR="00DA51CB" w:rsidRPr="00A25CD4">
        <w:rPr>
          <w:rFonts w:ascii="Arial" w:hAnsi="Arial" w:cs="Arial"/>
          <w:color w:val="000000"/>
          <w:sz w:val="30"/>
          <w:szCs w:val="30"/>
        </w:rPr>
        <w:t xml:space="preserve"> e dados</w:t>
      </w:r>
      <w:r w:rsidRPr="00A25CD4">
        <w:rPr>
          <w:rFonts w:ascii="Arial" w:hAnsi="Arial" w:cs="Arial"/>
          <w:color w:val="000000"/>
          <w:sz w:val="30"/>
          <w:szCs w:val="30"/>
        </w:rPr>
        <w:t xml:space="preserve"> disponibilizad</w:t>
      </w:r>
      <w:r w:rsidR="00DA51CB" w:rsidRPr="00A25CD4">
        <w:rPr>
          <w:rFonts w:ascii="Arial" w:hAnsi="Arial" w:cs="Arial"/>
          <w:color w:val="000000"/>
          <w:sz w:val="30"/>
          <w:szCs w:val="30"/>
        </w:rPr>
        <w:t>o</w:t>
      </w:r>
      <w:r w:rsidRPr="00A25CD4">
        <w:rPr>
          <w:rFonts w:ascii="Arial" w:hAnsi="Arial" w:cs="Arial"/>
          <w:color w:val="000000"/>
          <w:sz w:val="30"/>
          <w:szCs w:val="30"/>
        </w:rPr>
        <w:t>s por empresas associadas, estatísticas do setor,</w:t>
      </w:r>
      <w:r w:rsidR="00DA51CB" w:rsidRPr="00A25CD4">
        <w:rPr>
          <w:rFonts w:ascii="Arial" w:hAnsi="Arial" w:cs="Arial"/>
          <w:color w:val="000000"/>
          <w:sz w:val="30"/>
          <w:szCs w:val="30"/>
        </w:rPr>
        <w:t xml:space="preserve"> </w:t>
      </w:r>
      <w:r w:rsidRPr="00A25CD4">
        <w:rPr>
          <w:rFonts w:ascii="Arial" w:hAnsi="Arial" w:cs="Arial"/>
          <w:color w:val="000000"/>
          <w:sz w:val="30"/>
          <w:szCs w:val="30"/>
        </w:rPr>
        <w:t>entre</w:t>
      </w:r>
      <w:r w:rsidR="00421C26" w:rsidRPr="00A25CD4">
        <w:rPr>
          <w:rFonts w:ascii="Arial" w:hAnsi="Arial" w:cs="Arial"/>
          <w:color w:val="000000"/>
          <w:sz w:val="30"/>
          <w:szCs w:val="30"/>
        </w:rPr>
        <w:t xml:space="preserve"> outros, </w:t>
      </w:r>
      <w:del w:id="292" w:author="Fabio B" w:date="2015-03-09T16:00:00Z">
        <w:r w:rsidR="00421C26" w:rsidRPr="00A25CD4" w:rsidDel="00E07C88">
          <w:rPr>
            <w:rFonts w:ascii="Arial" w:hAnsi="Arial" w:cs="Arial"/>
            <w:color w:val="000000"/>
            <w:sz w:val="30"/>
            <w:szCs w:val="30"/>
          </w:rPr>
          <w:delText xml:space="preserve">a </w:delText>
        </w:r>
      </w:del>
      <w:ins w:id="293" w:author="Fabio B" w:date="2015-03-09T16:00:00Z">
        <w:r w:rsidR="00E07C88" w:rsidRPr="00A25CD4">
          <w:rPr>
            <w:rFonts w:ascii="Arial" w:hAnsi="Arial" w:cs="Arial"/>
            <w:color w:val="000000"/>
            <w:sz w:val="30"/>
            <w:szCs w:val="30"/>
          </w:rPr>
          <w:t>este documento</w:t>
        </w:r>
      </w:ins>
      <w:del w:id="294" w:author="Fabio B" w:date="2015-03-09T16:00:00Z">
        <w:r w:rsidR="00421C26" w:rsidRPr="00A25CD4" w:rsidDel="00E07C88">
          <w:rPr>
            <w:rFonts w:ascii="Arial" w:hAnsi="Arial" w:cs="Arial"/>
            <w:color w:val="000000"/>
            <w:sz w:val="30"/>
            <w:szCs w:val="30"/>
          </w:rPr>
          <w:delText>Cartilha</w:delText>
        </w:r>
      </w:del>
      <w:r w:rsidR="00421C26" w:rsidRPr="00A25CD4">
        <w:rPr>
          <w:rFonts w:ascii="Arial" w:hAnsi="Arial" w:cs="Arial"/>
          <w:color w:val="000000"/>
          <w:sz w:val="30"/>
          <w:szCs w:val="30"/>
        </w:rPr>
        <w:t xml:space="preserve"> </w:t>
      </w:r>
      <w:r w:rsidRPr="00A25CD4">
        <w:rPr>
          <w:rFonts w:ascii="Arial" w:hAnsi="Arial" w:cs="Arial"/>
          <w:color w:val="000000"/>
          <w:sz w:val="30"/>
          <w:szCs w:val="30"/>
        </w:rPr>
        <w:t>auxiliar</w:t>
      </w:r>
      <w:r w:rsidR="00F37FAA" w:rsidRPr="00A25CD4">
        <w:rPr>
          <w:rFonts w:ascii="Arial" w:hAnsi="Arial" w:cs="Arial"/>
          <w:color w:val="000000"/>
          <w:sz w:val="30"/>
          <w:szCs w:val="30"/>
        </w:rPr>
        <w:t>á</w:t>
      </w:r>
      <w:r w:rsidRPr="00A25CD4">
        <w:rPr>
          <w:rFonts w:ascii="Arial" w:hAnsi="Arial" w:cs="Arial"/>
          <w:color w:val="000000"/>
          <w:sz w:val="30"/>
          <w:szCs w:val="30"/>
        </w:rPr>
        <w:t xml:space="preserve"> na tomada de decisão da compra da casa própria.</w:t>
      </w:r>
      <w:r w:rsidR="00DA51CB" w:rsidRPr="00FA6585">
        <w:rPr>
          <w:rFonts w:ascii="Arial" w:hAnsi="Arial" w:cs="Arial"/>
          <w:color w:val="000000"/>
          <w:sz w:val="30"/>
          <w:szCs w:val="30"/>
        </w:rPr>
        <w:t xml:space="preserve">  </w:t>
      </w:r>
    </w:p>
    <w:p w14:paraId="15384D39" w14:textId="77777777"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14:paraId="2BF74CEA" w14:textId="77777777" w:rsidR="0018458C" w:rsidRPr="00FA6585" w:rsidRDefault="00F37FAA" w:rsidP="00FA6585">
      <w:pPr>
        <w:autoSpaceDE w:val="0"/>
        <w:autoSpaceDN w:val="0"/>
        <w:adjustRightInd w:val="0"/>
        <w:spacing w:after="0" w:line="276" w:lineRule="auto"/>
        <w:jc w:val="both"/>
        <w:rPr>
          <w:rFonts w:ascii="Arial" w:hAnsi="Arial" w:cs="Arial"/>
          <w:color w:val="000000"/>
          <w:sz w:val="30"/>
          <w:szCs w:val="30"/>
        </w:rPr>
      </w:pPr>
      <w:r>
        <w:rPr>
          <w:rFonts w:ascii="Arial" w:hAnsi="Arial" w:cs="Arial"/>
          <w:color w:val="000000"/>
          <w:sz w:val="30"/>
          <w:szCs w:val="30"/>
        </w:rPr>
        <w:t>C</w:t>
      </w:r>
      <w:r w:rsidR="00DA51CB" w:rsidRPr="00FA6585">
        <w:rPr>
          <w:rFonts w:ascii="Arial" w:hAnsi="Arial" w:cs="Arial"/>
          <w:color w:val="000000"/>
          <w:sz w:val="30"/>
          <w:szCs w:val="30"/>
        </w:rPr>
        <w:t xml:space="preserve">inco </w:t>
      </w:r>
      <w:r w:rsidR="0018458C" w:rsidRPr="00FA6585">
        <w:rPr>
          <w:rFonts w:ascii="Arial" w:hAnsi="Arial" w:cs="Arial"/>
          <w:color w:val="000000"/>
          <w:sz w:val="30"/>
          <w:szCs w:val="30"/>
        </w:rPr>
        <w:t xml:space="preserve">capítulos abordam os principais aspectos </w:t>
      </w:r>
      <w:r>
        <w:rPr>
          <w:rFonts w:ascii="Arial" w:hAnsi="Arial" w:cs="Arial"/>
          <w:color w:val="000000"/>
          <w:sz w:val="30"/>
          <w:szCs w:val="30"/>
        </w:rPr>
        <w:t>d</w:t>
      </w:r>
      <w:r w:rsidR="0018458C" w:rsidRPr="00FA6585">
        <w:rPr>
          <w:rFonts w:ascii="Arial" w:hAnsi="Arial" w:cs="Arial"/>
          <w:color w:val="000000"/>
          <w:sz w:val="30"/>
          <w:szCs w:val="30"/>
        </w:rPr>
        <w:t>o negócio da incorporação:</w:t>
      </w:r>
    </w:p>
    <w:p w14:paraId="494E723E"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61818811"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8B1261">
        <w:rPr>
          <w:rFonts w:ascii="Arial" w:hAnsi="Arial" w:cs="Arial"/>
          <w:color w:val="000000"/>
          <w:sz w:val="30"/>
          <w:szCs w:val="30"/>
        </w:rPr>
        <w:t>est</w:t>
      </w:r>
      <w:r w:rsidR="004260AA" w:rsidRPr="00FA6585">
        <w:rPr>
          <w:rFonts w:ascii="Arial" w:hAnsi="Arial" w:cs="Arial"/>
          <w:color w:val="000000"/>
          <w:sz w:val="30"/>
          <w:szCs w:val="30"/>
        </w:rPr>
        <w:t xml:space="preserve">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aborda o Registro </w:t>
      </w:r>
      <w:r w:rsidR="00F44458" w:rsidRPr="00FA6585">
        <w:rPr>
          <w:rFonts w:ascii="Arial" w:hAnsi="Arial" w:cs="Arial"/>
          <w:color w:val="000000"/>
          <w:sz w:val="30"/>
          <w:szCs w:val="30"/>
        </w:rPr>
        <w:t xml:space="preserve">de Incorporação do </w:t>
      </w:r>
      <w:del w:id="295" w:author="André" w:date="2015-03-09T11:10:00Z">
        <w:r w:rsidR="00F44458" w:rsidRPr="00FA6585" w:rsidDel="007F3C6E">
          <w:rPr>
            <w:rFonts w:ascii="Arial" w:hAnsi="Arial" w:cs="Arial"/>
            <w:color w:val="000000"/>
            <w:sz w:val="30"/>
            <w:szCs w:val="30"/>
          </w:rPr>
          <w:delText xml:space="preserve">Imóvel </w:delText>
        </w:r>
      </w:del>
      <w:ins w:id="296" w:author="André" w:date="2015-03-09T11:10:00Z">
        <w:r w:rsidR="007F3C6E">
          <w:rPr>
            <w:rFonts w:ascii="Arial" w:hAnsi="Arial" w:cs="Arial"/>
            <w:color w:val="000000"/>
            <w:sz w:val="30"/>
            <w:szCs w:val="30"/>
          </w:rPr>
          <w:t>Empreendimento</w:t>
        </w:r>
        <w:r w:rsidR="007F3C6E" w:rsidRPr="00FA6585">
          <w:rPr>
            <w:rFonts w:ascii="Arial" w:hAnsi="Arial" w:cs="Arial"/>
            <w:color w:val="000000"/>
            <w:sz w:val="30"/>
            <w:szCs w:val="30"/>
          </w:rPr>
          <w:t xml:space="preserve"> </w:t>
        </w:r>
      </w:ins>
      <w:r w:rsidR="00F44458" w:rsidRPr="00FA6585">
        <w:rPr>
          <w:rFonts w:ascii="Arial" w:hAnsi="Arial" w:cs="Arial"/>
          <w:color w:val="000000"/>
          <w:sz w:val="30"/>
          <w:szCs w:val="30"/>
        </w:rPr>
        <w:t xml:space="preserve">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14:paraId="414DE252"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63F03E13" w14:textId="77777777"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informações a respeito do pagamento da comissão</w:t>
      </w:r>
      <w:r w:rsidR="00B6569A" w:rsidRPr="00FA6585">
        <w:rPr>
          <w:rFonts w:ascii="Arial" w:hAnsi="Arial" w:cs="Arial"/>
          <w:color w:val="000000"/>
          <w:sz w:val="30"/>
          <w:szCs w:val="30"/>
        </w:rPr>
        <w:t xml:space="preserve"> e o modelo de corretagem (apartada ou não apartada).</w:t>
      </w:r>
    </w:p>
    <w:p w14:paraId="128A5A63" w14:textId="77777777"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14:paraId="60BA48A0"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del w:id="297" w:author="André" w:date="2015-03-09T12:14:00Z">
        <w:r w:rsidRPr="00FA6585" w:rsidDel="00AE61AA">
          <w:rPr>
            <w:rFonts w:ascii="Arial" w:hAnsi="Arial" w:cs="Arial"/>
            <w:color w:val="000000"/>
            <w:sz w:val="30"/>
            <w:szCs w:val="30"/>
          </w:rPr>
          <w:delText>modalidades</w:delText>
        </w:r>
      </w:del>
      <w:ins w:id="298" w:author="André" w:date="2015-03-09T12:14:00Z">
        <w:r w:rsidR="00AE61AA">
          <w:rPr>
            <w:rFonts w:ascii="Arial" w:hAnsi="Arial" w:cs="Arial"/>
            <w:color w:val="000000"/>
            <w:sz w:val="30"/>
            <w:szCs w:val="30"/>
          </w:rPr>
          <w:t>formas</w:t>
        </w:r>
      </w:ins>
      <w:r w:rsidRPr="00FA6585">
        <w:rPr>
          <w:rFonts w:ascii="Arial" w:hAnsi="Arial" w:cs="Arial"/>
          <w:color w:val="000000"/>
          <w:sz w:val="30"/>
          <w:szCs w:val="30"/>
        </w:rPr>
        <w:t xml:space="preserve"> de 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14:paraId="658118F6"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24A7725B"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8B1261">
        <w:rPr>
          <w:rFonts w:ascii="Arial" w:hAnsi="Arial" w:cs="Arial"/>
          <w:color w:val="000000"/>
          <w:sz w:val="30"/>
          <w:szCs w:val="30"/>
        </w:rPr>
        <w:t>Apresenta a estrutura do macro</w:t>
      </w:r>
      <w:del w:id="299" w:author="Luiz Fernando Moura" w:date="2015-03-11T08:58:00Z">
        <w:r w:rsidR="00F37FAA" w:rsidDel="002A2E31">
          <w:rPr>
            <w:rFonts w:ascii="Arial" w:hAnsi="Arial" w:cs="Arial"/>
            <w:color w:val="000000"/>
            <w:sz w:val="30"/>
            <w:szCs w:val="30"/>
          </w:rPr>
          <w:delText>s</w:delText>
        </w:r>
      </w:del>
      <w:r w:rsidR="008B1261">
        <w:rPr>
          <w:rFonts w:ascii="Arial" w:hAnsi="Arial" w:cs="Arial"/>
          <w:color w:val="000000"/>
          <w:sz w:val="30"/>
          <w:szCs w:val="30"/>
        </w:rPr>
        <w:t>s</w:t>
      </w:r>
      <w:r w:rsidR="00A81275" w:rsidRPr="00FA6585">
        <w:rPr>
          <w:rFonts w:ascii="Arial" w:hAnsi="Arial" w:cs="Arial"/>
          <w:color w:val="000000"/>
          <w:sz w:val="30"/>
          <w:szCs w:val="30"/>
        </w:rPr>
        <w:t xml:space="preserve">etor, </w:t>
      </w:r>
      <w:r w:rsidR="00E97593">
        <w:rPr>
          <w:rFonts w:ascii="Arial" w:hAnsi="Arial" w:cs="Arial"/>
          <w:color w:val="000000"/>
          <w:sz w:val="30"/>
          <w:szCs w:val="30"/>
        </w:rPr>
        <w:t>sua participação no</w:t>
      </w:r>
      <w:r w:rsidR="00A81275" w:rsidRPr="00FA6585">
        <w:rPr>
          <w:rFonts w:ascii="Arial" w:hAnsi="Arial" w:cs="Arial"/>
          <w:color w:val="000000"/>
          <w:sz w:val="30"/>
          <w:szCs w:val="30"/>
        </w:rPr>
        <w:t xml:space="preserve"> PIB e os impactos dos investimentos sobre a renda e a geração de empregos;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 xml:space="preserve">e </w:t>
      </w:r>
      <w:r w:rsidR="00E97593">
        <w:rPr>
          <w:rFonts w:ascii="Arial" w:hAnsi="Arial" w:cs="Arial"/>
          <w:color w:val="000000"/>
          <w:sz w:val="30"/>
          <w:szCs w:val="30"/>
        </w:rPr>
        <w:t xml:space="preserve">reflexões sobre </w:t>
      </w:r>
      <w:r w:rsidR="00E53898" w:rsidRPr="00FA6585">
        <w:rPr>
          <w:rFonts w:ascii="Arial" w:hAnsi="Arial" w:cs="Arial"/>
          <w:color w:val="000000"/>
          <w:sz w:val="30"/>
          <w:szCs w:val="30"/>
        </w:rPr>
        <w:t>a desoneração da carga tributária.</w:t>
      </w:r>
    </w:p>
    <w:p w14:paraId="46DAD07E" w14:textId="77777777"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14:paraId="537D5DE5" w14:textId="77777777"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Trata das questões que impacta</w:t>
      </w:r>
      <w:r w:rsidR="00E97593">
        <w:rPr>
          <w:rFonts w:ascii="Arial" w:hAnsi="Arial" w:cs="Arial"/>
          <w:color w:val="000000" w:themeColor="text1"/>
          <w:sz w:val="30"/>
          <w:szCs w:val="30"/>
        </w:rPr>
        <w:t>m</w:t>
      </w:r>
      <w:r w:rsidR="00A2157F" w:rsidRPr="00FA6585">
        <w:rPr>
          <w:rFonts w:ascii="Arial" w:hAnsi="Arial" w:cs="Arial"/>
          <w:color w:val="000000" w:themeColor="text1"/>
          <w:sz w:val="30"/>
          <w:szCs w:val="30"/>
        </w:rPr>
        <w:t xml:space="preserve"> no equilíbrio da relação fornecedor-consumidor, tais como: disponibilidade de recursos humanos e insumos no setor da construção civil, intervenções do poder público na esfera privada</w:t>
      </w:r>
      <w:r w:rsidR="00E97593">
        <w:rPr>
          <w:rFonts w:ascii="Arial" w:hAnsi="Arial" w:cs="Arial"/>
          <w:color w:val="000000" w:themeColor="text1"/>
          <w:sz w:val="30"/>
          <w:szCs w:val="30"/>
        </w:rPr>
        <w:t xml:space="preserve">, implicando em anulação </w:t>
      </w:r>
      <w:r w:rsidR="00A2157F" w:rsidRPr="00FA6585">
        <w:rPr>
          <w:rFonts w:ascii="Arial" w:hAnsi="Arial" w:cs="Arial"/>
          <w:color w:val="000000" w:themeColor="text1"/>
          <w:sz w:val="30"/>
          <w:szCs w:val="30"/>
        </w:rPr>
        <w:t>dos contratos imobiliários e devolução de valores.</w:t>
      </w:r>
    </w:p>
    <w:p w14:paraId="0B87F828" w14:textId="77777777"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14:paraId="7A47C176" w14:textId="77777777" w:rsidR="008C7104" w:rsidRPr="00FA6585" w:rsidRDefault="00E97593" w:rsidP="00FA6585">
      <w:pPr>
        <w:autoSpaceDE w:val="0"/>
        <w:autoSpaceDN w:val="0"/>
        <w:adjustRightInd w:val="0"/>
        <w:spacing w:after="0" w:line="276" w:lineRule="auto"/>
        <w:jc w:val="both"/>
        <w:rPr>
          <w:rFonts w:ascii="Arial" w:hAnsi="Arial" w:cs="Arial"/>
          <w:color w:val="000000"/>
          <w:sz w:val="30"/>
          <w:szCs w:val="30"/>
        </w:rPr>
      </w:pPr>
      <w:r>
        <w:rPr>
          <w:rFonts w:ascii="Arial" w:hAnsi="Arial" w:cs="Arial"/>
          <w:color w:val="000000"/>
          <w:sz w:val="30"/>
          <w:szCs w:val="30"/>
        </w:rPr>
        <w:t>A</w:t>
      </w:r>
      <w:r w:rsidRPr="00FA6585">
        <w:rPr>
          <w:rFonts w:ascii="Arial" w:hAnsi="Arial" w:cs="Arial"/>
          <w:color w:val="000000"/>
          <w:sz w:val="30"/>
          <w:szCs w:val="30"/>
        </w:rPr>
        <w:t xml:space="preserve">lém de prestar esclarecimentos ao público em geral e à área jurídica, </w:t>
      </w:r>
      <w:r>
        <w:rPr>
          <w:rFonts w:ascii="Arial" w:hAnsi="Arial" w:cs="Arial"/>
          <w:color w:val="000000"/>
          <w:sz w:val="30"/>
          <w:szCs w:val="30"/>
        </w:rPr>
        <w:t>e</w:t>
      </w:r>
      <w:r w:rsidR="009760CF" w:rsidRPr="00FA6585">
        <w:rPr>
          <w:rFonts w:ascii="Arial" w:hAnsi="Arial" w:cs="Arial"/>
          <w:color w:val="000000"/>
          <w:sz w:val="30"/>
          <w:szCs w:val="30"/>
        </w:rPr>
        <w:t>sta publicação</w:t>
      </w:r>
      <w:r w:rsidR="006D25C7" w:rsidRPr="00FA6585">
        <w:rPr>
          <w:rFonts w:ascii="Arial" w:hAnsi="Arial" w:cs="Arial"/>
          <w:color w:val="000000"/>
          <w:sz w:val="30"/>
          <w:szCs w:val="30"/>
        </w:rPr>
        <w:t xml:space="preserve"> </w:t>
      </w:r>
      <w:r>
        <w:rPr>
          <w:rFonts w:ascii="Arial" w:hAnsi="Arial" w:cs="Arial"/>
          <w:color w:val="000000"/>
          <w:sz w:val="30"/>
          <w:szCs w:val="30"/>
        </w:rPr>
        <w:t xml:space="preserve">busca ser uma referência na evolução das </w:t>
      </w:r>
      <w:r w:rsidR="0018458C" w:rsidRPr="00FA6585">
        <w:rPr>
          <w:rFonts w:ascii="Arial" w:hAnsi="Arial" w:cs="Arial"/>
          <w:color w:val="000000"/>
          <w:sz w:val="30"/>
          <w:szCs w:val="30"/>
        </w:rPr>
        <w:t>discussões sobre o negócio imobiliário</w:t>
      </w:r>
      <w:r>
        <w:rPr>
          <w:rFonts w:ascii="Arial" w:hAnsi="Arial" w:cs="Arial"/>
          <w:color w:val="000000"/>
          <w:sz w:val="30"/>
          <w:szCs w:val="30"/>
        </w:rPr>
        <w:t xml:space="preserve">, assim como abrir </w:t>
      </w:r>
      <w:r w:rsidRPr="00FA6585">
        <w:rPr>
          <w:rFonts w:ascii="Arial" w:hAnsi="Arial" w:cs="Arial"/>
          <w:color w:val="000000"/>
          <w:sz w:val="30"/>
          <w:szCs w:val="30"/>
        </w:rPr>
        <w:t>espaço para o debate sobre temas que afetam os vários agentes</w:t>
      </w:r>
      <w:r>
        <w:rPr>
          <w:rFonts w:ascii="Arial" w:hAnsi="Arial" w:cs="Arial"/>
          <w:color w:val="000000"/>
          <w:sz w:val="30"/>
          <w:szCs w:val="30"/>
        </w:rPr>
        <w:t xml:space="preserve"> do setor por todo o Brasil</w:t>
      </w:r>
      <w:r w:rsidR="00707182">
        <w:rPr>
          <w:rFonts w:ascii="Arial" w:hAnsi="Arial" w:cs="Arial"/>
          <w:color w:val="000000"/>
          <w:sz w:val="30"/>
          <w:szCs w:val="30"/>
        </w:rPr>
        <w:t>. Trata-se de um segmento</w:t>
      </w:r>
      <w:r w:rsidR="0018458C" w:rsidRPr="00FA6585">
        <w:rPr>
          <w:rFonts w:ascii="Arial" w:hAnsi="Arial" w:cs="Arial"/>
          <w:color w:val="000000"/>
          <w:sz w:val="30"/>
          <w:szCs w:val="30"/>
        </w:rPr>
        <w:t xml:space="preserve"> dinâmico</w:t>
      </w:r>
      <w:r w:rsidR="006D25C7" w:rsidRPr="00FA6585">
        <w:rPr>
          <w:rFonts w:ascii="Arial" w:hAnsi="Arial" w:cs="Arial"/>
          <w:color w:val="000000"/>
          <w:sz w:val="30"/>
          <w:szCs w:val="30"/>
        </w:rPr>
        <w:t xml:space="preserve">, </w:t>
      </w:r>
      <w:r w:rsidR="0018458C" w:rsidRPr="00FA6585">
        <w:rPr>
          <w:rFonts w:ascii="Arial" w:hAnsi="Arial" w:cs="Arial"/>
          <w:color w:val="000000"/>
          <w:sz w:val="30"/>
          <w:szCs w:val="30"/>
        </w:rPr>
        <w:t>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Pr>
          <w:rFonts w:ascii="Arial" w:hAnsi="Arial" w:cs="Arial"/>
          <w:color w:val="000000"/>
          <w:sz w:val="30"/>
          <w:szCs w:val="30"/>
        </w:rPr>
        <w:t>Por isso, insumos para uma discussão de alto nível são chave para seu desenvolvimento, em linha com as demandas da sociedade.</w:t>
      </w:r>
    </w:p>
    <w:p w14:paraId="2DD5CF25"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7E787AE8"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6F100685"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54D7206A" w14:textId="77777777" w:rsidR="00EF78D7" w:rsidRDefault="00EF78D7">
      <w:pPr>
        <w:spacing w:after="200" w:line="276" w:lineRule="auto"/>
        <w:rPr>
          <w:rFonts w:ascii="Arial" w:hAnsi="Arial" w:cs="Arial"/>
          <w:b/>
          <w:color w:val="000000"/>
          <w:sz w:val="30"/>
          <w:szCs w:val="30"/>
        </w:rPr>
      </w:pPr>
      <w:r>
        <w:rPr>
          <w:rFonts w:ascii="Arial" w:hAnsi="Arial" w:cs="Arial"/>
          <w:b/>
          <w:color w:val="000000"/>
          <w:sz w:val="30"/>
          <w:szCs w:val="30"/>
        </w:rPr>
        <w:br w:type="page"/>
      </w:r>
    </w:p>
    <w:p w14:paraId="5C036556" w14:textId="77777777"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14:paraId="0953847D" w14:textId="77777777"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14:paraId="640E66A1" w14:textId="77777777"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w:t>
      </w:r>
      <w:r w:rsidR="00E9759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9759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pesquisa também indica a contribuição desse mercado para o PIB brasileiro: o valor adicionado pela cadeia produtiva da construção civil – que envolve construção civil, indústria e comércio de materiais de construção, indústria de equipamentos e serviços – somou R$ 314,8 bilhões em 2011, o que representou 8,9%</w:t>
      </w:r>
      <w:r w:rsidR="00E9759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9759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9759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p>
    <w:p w14:paraId="178429AC"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443F76A3"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Estes números demonstram que </w:t>
      </w:r>
      <w:r w:rsidR="00E97593" w:rsidRPr="00FA6585">
        <w:rPr>
          <w:rFonts w:ascii="Arial" w:eastAsia="Times New Roman" w:hAnsi="Arial" w:cs="Arial"/>
          <w:color w:val="222222"/>
          <w:sz w:val="30"/>
          <w:szCs w:val="30"/>
          <w:lang w:eastAsia="pt-BR"/>
        </w:rPr>
        <w:t xml:space="preserve">é grande </w:t>
      </w:r>
      <w:r w:rsidRPr="00FA6585">
        <w:rPr>
          <w:rFonts w:ascii="Arial" w:eastAsia="Times New Roman" w:hAnsi="Arial" w:cs="Arial"/>
          <w:color w:val="222222"/>
          <w:sz w:val="30"/>
          <w:szCs w:val="30"/>
          <w:lang w:eastAsia="pt-BR"/>
        </w:rPr>
        <w:t xml:space="preserve">a responsabilidade </w:t>
      </w:r>
      <w:r w:rsidR="00E97593">
        <w:rPr>
          <w:rFonts w:ascii="Arial" w:eastAsia="Times New Roman" w:hAnsi="Arial" w:cs="Arial"/>
          <w:color w:val="222222"/>
          <w:sz w:val="30"/>
          <w:szCs w:val="30"/>
          <w:lang w:eastAsia="pt-BR"/>
        </w:rPr>
        <w:t xml:space="preserve">depositada nas </w:t>
      </w:r>
      <w:r w:rsidRPr="00FA6585">
        <w:rPr>
          <w:rFonts w:ascii="Arial" w:eastAsia="Times New Roman" w:hAnsi="Arial" w:cs="Arial"/>
          <w:color w:val="222222"/>
          <w:sz w:val="30"/>
          <w:szCs w:val="30"/>
          <w:lang w:eastAsia="pt-BR"/>
        </w:rPr>
        <w:t xml:space="preserve">empresas associadas </w:t>
      </w:r>
      <w:r w:rsidR="00E97593">
        <w:rPr>
          <w:rFonts w:ascii="Arial" w:eastAsia="Times New Roman" w:hAnsi="Arial" w:cs="Arial"/>
          <w:color w:val="222222"/>
          <w:sz w:val="30"/>
          <w:szCs w:val="30"/>
          <w:lang w:eastAsia="pt-BR"/>
        </w:rPr>
        <w:t xml:space="preserve">à </w:t>
      </w:r>
      <w:r w:rsidR="00774DC6">
        <w:rPr>
          <w:rFonts w:ascii="Arial" w:eastAsia="Times New Roman" w:hAnsi="Arial" w:cs="Arial"/>
          <w:color w:val="222222"/>
          <w:sz w:val="30"/>
          <w:szCs w:val="30"/>
          <w:lang w:eastAsia="pt-BR"/>
        </w:rPr>
        <w:t>ABRAINC</w:t>
      </w:r>
      <w:r w:rsidRPr="00FA6585">
        <w:rPr>
          <w:rFonts w:ascii="Arial" w:eastAsia="Times New Roman" w:hAnsi="Arial" w:cs="Arial"/>
          <w:color w:val="222222"/>
          <w:sz w:val="30"/>
          <w:szCs w:val="30"/>
          <w:lang w:eastAsia="pt-BR"/>
        </w:rPr>
        <w:t>,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00E820BB">
        <w:rPr>
          <w:rFonts w:ascii="Arial" w:eastAsia="Times New Roman" w:hAnsi="Arial" w:cs="Arial"/>
          <w:color w:val="222222"/>
          <w:sz w:val="30"/>
          <w:szCs w:val="30"/>
          <w:lang w:eastAsia="pt-BR"/>
        </w:rPr>
        <w:t xml:space="preserve">Mesmo neste cenário de </w:t>
      </w:r>
      <w:r w:rsidR="001B5E24" w:rsidRPr="000377A1">
        <w:rPr>
          <w:rFonts w:ascii="Arial" w:eastAsia="Times New Roman" w:hAnsi="Arial" w:cs="Arial"/>
          <w:color w:val="222222"/>
          <w:sz w:val="30"/>
          <w:szCs w:val="30"/>
          <w:lang w:eastAsia="pt-BR"/>
        </w:rPr>
        <w:t>desempenhar</w:t>
      </w:r>
      <w:r w:rsidRPr="00FA6585">
        <w:rPr>
          <w:rFonts w:ascii="Arial" w:eastAsia="Times New Roman" w:hAnsi="Arial" w:cs="Arial"/>
          <w:color w:val="222222"/>
          <w:sz w:val="30"/>
          <w:szCs w:val="30"/>
          <w:lang w:eastAsia="pt-BR"/>
        </w:rPr>
        <w:t xml:space="preserve"> papel </w:t>
      </w:r>
      <w:r w:rsidR="00E820BB">
        <w:rPr>
          <w:rFonts w:ascii="Arial" w:eastAsia="Times New Roman" w:hAnsi="Arial" w:cs="Arial"/>
          <w:color w:val="222222"/>
          <w:sz w:val="30"/>
          <w:szCs w:val="30"/>
          <w:lang w:eastAsia="pt-BR"/>
        </w:rPr>
        <w:t xml:space="preserve">chave </w:t>
      </w:r>
      <w:r w:rsidR="00E54F75">
        <w:rPr>
          <w:rFonts w:ascii="Arial" w:eastAsia="Times New Roman" w:hAnsi="Arial" w:cs="Arial"/>
          <w:color w:val="222222"/>
          <w:sz w:val="30"/>
          <w:szCs w:val="30"/>
          <w:lang w:eastAsia="pt-BR"/>
        </w:rPr>
        <w:t>no desenvolvimento</w:t>
      </w:r>
      <w:r w:rsidR="00E820BB">
        <w:rPr>
          <w:rFonts w:ascii="Arial" w:eastAsia="Times New Roman" w:hAnsi="Arial" w:cs="Arial"/>
          <w:color w:val="222222"/>
          <w:sz w:val="30"/>
          <w:szCs w:val="30"/>
          <w:lang w:eastAsia="pt-BR"/>
        </w:rPr>
        <w:t xml:space="preserve"> econômico e social</w:t>
      </w:r>
      <w:r w:rsidRPr="00FA6585">
        <w:rPr>
          <w:rFonts w:ascii="Arial" w:eastAsia="Times New Roman" w:hAnsi="Arial" w:cs="Arial"/>
          <w:color w:val="222222"/>
          <w:sz w:val="30"/>
          <w:szCs w:val="30"/>
          <w:lang w:eastAsia="pt-BR"/>
        </w:rPr>
        <w:t>, as empresas</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setor</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se depara</w:t>
      </w:r>
      <w:r w:rsidR="00E820BB">
        <w:rPr>
          <w:rFonts w:ascii="Arial" w:eastAsia="Times New Roman" w:hAnsi="Arial" w:cs="Arial"/>
          <w:color w:val="222222"/>
          <w:sz w:val="30"/>
          <w:szCs w:val="30"/>
          <w:lang w:eastAsia="pt-BR"/>
        </w:rPr>
        <w:t>m</w:t>
      </w:r>
      <w:r w:rsidRPr="00FA6585">
        <w:rPr>
          <w:rFonts w:ascii="Arial" w:eastAsia="Times New Roman" w:hAnsi="Arial" w:cs="Arial"/>
          <w:color w:val="222222"/>
          <w:sz w:val="30"/>
          <w:szCs w:val="30"/>
          <w:lang w:eastAsia="pt-BR"/>
        </w:rPr>
        <w:t xml:space="preserve"> com diversos obstáculos que aumentam os riscos, geram incertezas e prejudicam os investimentos nos novos negócios.</w:t>
      </w:r>
    </w:p>
    <w:p w14:paraId="51B72C2C"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7B266F78"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Um exemplo disso é a burocracia no processo </w:t>
      </w:r>
      <w:r w:rsidR="00E820BB">
        <w:rPr>
          <w:rFonts w:ascii="Arial" w:eastAsia="Times New Roman" w:hAnsi="Arial" w:cs="Arial"/>
          <w:color w:val="222222"/>
          <w:sz w:val="30"/>
          <w:szCs w:val="30"/>
          <w:lang w:eastAsia="pt-BR"/>
        </w:rPr>
        <w:t xml:space="preserve">de </w:t>
      </w:r>
      <w:r w:rsidRPr="00FA6585">
        <w:rPr>
          <w:rFonts w:ascii="Arial" w:eastAsia="Times New Roman" w:hAnsi="Arial" w:cs="Arial"/>
          <w:color w:val="222222"/>
          <w:sz w:val="30"/>
          <w:szCs w:val="30"/>
          <w:lang w:eastAsia="pt-BR"/>
        </w:rPr>
        <w:t>construção e aquisição da casa própria no Brasil, que acarreta um aumento de 12% no valor final</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imóvel para o consumidor</w:t>
      </w:r>
      <w:r w:rsidR="00E820BB">
        <w:rPr>
          <w:rFonts w:ascii="Arial" w:eastAsia="Times New Roman" w:hAnsi="Arial" w:cs="Arial"/>
          <w:color w:val="222222"/>
          <w:sz w:val="30"/>
          <w:szCs w:val="30"/>
          <w:lang w:eastAsia="pt-BR"/>
        </w:rPr>
        <w:t xml:space="preserve">. O valor total </w:t>
      </w:r>
      <w:r w:rsidRPr="00FA6585">
        <w:rPr>
          <w:rFonts w:ascii="Arial" w:eastAsia="Times New Roman" w:hAnsi="Arial" w:cs="Arial"/>
          <w:color w:val="222222"/>
          <w:sz w:val="30"/>
          <w:szCs w:val="30"/>
          <w:lang w:eastAsia="pt-BR"/>
        </w:rPr>
        <w:t>equivale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dos</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últimos anos, </w:t>
      </w:r>
      <w:r w:rsidR="00E820BB">
        <w:rPr>
          <w:rFonts w:ascii="Arial" w:eastAsia="Times New Roman" w:hAnsi="Arial" w:cs="Arial"/>
          <w:color w:val="222222"/>
          <w:sz w:val="30"/>
          <w:szCs w:val="30"/>
          <w:lang w:eastAsia="pt-BR"/>
        </w:rPr>
        <w:t>resultantes</w:t>
      </w:r>
      <w:r w:rsidR="00E820BB"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de um grande aquecimento no setor e de um número elevado de lançamentos imobiliários</w:t>
      </w:r>
      <w:r w:rsidR="00E820BB">
        <w:rPr>
          <w:rFonts w:ascii="Arial" w:eastAsia="Times New Roman" w:hAnsi="Arial" w:cs="Arial"/>
          <w:color w:val="222222"/>
          <w:sz w:val="30"/>
          <w:szCs w:val="30"/>
          <w:lang w:eastAsia="pt-BR"/>
        </w:rPr>
        <w:t>,</w:t>
      </w:r>
      <w:r w:rsidRPr="00FA6585">
        <w:rPr>
          <w:rFonts w:ascii="Arial" w:eastAsia="Times New Roman" w:hAnsi="Arial" w:cs="Arial"/>
          <w:color w:val="222222"/>
          <w:sz w:val="30"/>
          <w:szCs w:val="30"/>
          <w:lang w:eastAsia="pt-BR"/>
        </w:rPr>
        <w:t xml:space="preserve"> foram: atraso na aprovação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dos</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projetos pelas prefeituras, falta de padronização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dos</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cartórios e </w:t>
      </w:r>
      <w:r w:rsidR="00E820BB">
        <w:rPr>
          <w:rFonts w:ascii="Arial" w:eastAsia="Times New Roman" w:hAnsi="Arial" w:cs="Arial"/>
          <w:color w:val="222222"/>
          <w:sz w:val="30"/>
          <w:szCs w:val="30"/>
          <w:lang w:eastAsia="pt-BR"/>
        </w:rPr>
        <w:t>carência</w:t>
      </w:r>
      <w:r w:rsidR="00E820BB"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de clareza nas avaliações das licenças ambientais</w:t>
      </w:r>
      <w:r w:rsidR="00E820BB">
        <w:rPr>
          <w:rFonts w:ascii="Arial" w:eastAsia="Times New Roman" w:hAnsi="Arial" w:cs="Arial"/>
          <w:color w:val="222222"/>
          <w:sz w:val="30"/>
          <w:szCs w:val="30"/>
          <w:lang w:eastAsia="pt-BR"/>
        </w:rPr>
        <w:t xml:space="preserve">, assim como a </w:t>
      </w:r>
      <w:r w:rsidRPr="00FA6585">
        <w:rPr>
          <w:rFonts w:ascii="Arial" w:eastAsia="Times New Roman" w:hAnsi="Arial" w:cs="Arial"/>
          <w:color w:val="222222"/>
          <w:sz w:val="30"/>
          <w:szCs w:val="30"/>
          <w:lang w:eastAsia="pt-BR"/>
        </w:rPr>
        <w:t xml:space="preserve">alta carga tributária e </w:t>
      </w:r>
      <w:r w:rsidR="00E820BB">
        <w:rPr>
          <w:rFonts w:ascii="Arial" w:eastAsia="Times New Roman" w:hAnsi="Arial" w:cs="Arial"/>
          <w:color w:val="222222"/>
          <w:sz w:val="30"/>
          <w:szCs w:val="30"/>
          <w:lang w:eastAsia="pt-BR"/>
        </w:rPr>
        <w:t>o caráter de curto prazo</w:t>
      </w:r>
      <w:r w:rsidRPr="00FA6585">
        <w:rPr>
          <w:rFonts w:ascii="Arial" w:eastAsia="Times New Roman" w:hAnsi="Arial" w:cs="Arial"/>
          <w:color w:val="222222"/>
          <w:sz w:val="30"/>
          <w:szCs w:val="30"/>
          <w:lang w:eastAsia="pt-BR"/>
        </w:rPr>
        <w:t xml:space="preserve"> das medidas adotadas para desonerar a cadeia de construção.</w:t>
      </w:r>
    </w:p>
    <w:p w14:paraId="0C8F467C"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Apesar </w:t>
      </w:r>
      <w:r w:rsidR="00E820BB">
        <w:rPr>
          <w:rFonts w:ascii="Arial" w:eastAsia="Times New Roman" w:hAnsi="Arial" w:cs="Arial"/>
          <w:color w:val="222222"/>
          <w:sz w:val="30"/>
          <w:szCs w:val="30"/>
          <w:lang w:eastAsia="pt-BR"/>
        </w:rPr>
        <w:t>dos</w:t>
      </w:r>
      <w:r w:rsidRPr="00FA6585">
        <w:rPr>
          <w:rFonts w:ascii="Arial" w:eastAsia="Times New Roman" w:hAnsi="Arial" w:cs="Arial"/>
          <w:color w:val="222222"/>
          <w:sz w:val="30"/>
          <w:szCs w:val="30"/>
          <w:lang w:eastAsia="pt-BR"/>
        </w:rPr>
        <w:t xml:space="preserve"> </w:t>
      </w:r>
      <w:r w:rsidR="00E820BB">
        <w:rPr>
          <w:rFonts w:ascii="Arial" w:eastAsia="Times New Roman" w:hAnsi="Arial" w:cs="Arial"/>
          <w:color w:val="222222"/>
          <w:sz w:val="30"/>
          <w:szCs w:val="30"/>
          <w:lang w:eastAsia="pt-BR"/>
        </w:rPr>
        <w:t>pontos</w:t>
      </w:r>
      <w:r w:rsidR="00F70263">
        <w:rPr>
          <w:rFonts w:ascii="Arial" w:eastAsia="Times New Roman" w:hAnsi="Arial" w:cs="Arial"/>
          <w:color w:val="222222"/>
          <w:sz w:val="30"/>
          <w:szCs w:val="30"/>
          <w:lang w:eastAsia="pt-BR"/>
        </w:rPr>
        <w:t xml:space="preserve"> de atenção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acima, acreditamos que o mercado imobiliário nacional nunca esteve tão sólido e protegido, seja pelo seguro mecanismo de avaliação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E820BB">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crédito imobiliário (LTV – Loan-to-Value de apenas 71,2% na média nacional), seja pelo montante de financiamentos contratados nessa modalidade (cerca de apenas 8%</w:t>
      </w:r>
      <w:r w:rsidR="00F7026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F7026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PIB, </w:t>
      </w:r>
      <w:r w:rsidR="00F70263">
        <w:rPr>
          <w:rFonts w:ascii="Arial" w:eastAsia="Times New Roman" w:hAnsi="Arial" w:cs="Arial"/>
          <w:color w:val="222222"/>
          <w:sz w:val="30"/>
          <w:szCs w:val="30"/>
          <w:lang w:eastAsia="pt-BR"/>
        </w:rPr>
        <w:t>mesmo com</w:t>
      </w:r>
      <w:r w:rsidRPr="00FA6585">
        <w:rPr>
          <w:rFonts w:ascii="Arial" w:eastAsia="Times New Roman" w:hAnsi="Arial" w:cs="Arial"/>
          <w:color w:val="222222"/>
          <w:sz w:val="30"/>
          <w:szCs w:val="30"/>
          <w:lang w:eastAsia="pt-BR"/>
        </w:rPr>
        <w:t xml:space="preserve"> todo o crescimento </w:t>
      </w:r>
      <w:r w:rsidR="00F70263">
        <w:rPr>
          <w:rFonts w:ascii="Arial" w:eastAsia="Times New Roman" w:hAnsi="Arial" w:cs="Arial"/>
          <w:color w:val="222222"/>
          <w:sz w:val="30"/>
          <w:szCs w:val="30"/>
          <w:lang w:eastAsia="pt-BR"/>
        </w:rPr>
        <w:t>d</w:t>
      </w:r>
      <w:r w:rsidRPr="00FA6585">
        <w:rPr>
          <w:rFonts w:ascii="Arial" w:eastAsia="Times New Roman" w:hAnsi="Arial" w:cs="Arial"/>
          <w:color w:val="222222"/>
          <w:sz w:val="30"/>
          <w:szCs w:val="30"/>
          <w:lang w:eastAsia="pt-BR"/>
        </w:rPr>
        <w:t>os últimos anos).</w:t>
      </w:r>
    </w:p>
    <w:p w14:paraId="6F8FA822" w14:textId="77777777"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Esperamos que o material elaborado pela </w:t>
      </w:r>
      <w:r w:rsidR="00774DC6">
        <w:rPr>
          <w:rFonts w:ascii="Arial" w:eastAsia="Times New Roman" w:hAnsi="Arial" w:cs="Arial"/>
          <w:color w:val="222222"/>
          <w:sz w:val="30"/>
          <w:szCs w:val="30"/>
          <w:lang w:eastAsia="pt-BR"/>
        </w:rPr>
        <w:t>ABRAINC</w:t>
      </w:r>
      <w:r w:rsidRPr="00FA6585">
        <w:rPr>
          <w:rFonts w:ascii="Arial" w:eastAsia="Times New Roman" w:hAnsi="Arial" w:cs="Arial"/>
          <w:color w:val="222222"/>
          <w:sz w:val="30"/>
          <w:szCs w:val="30"/>
          <w:lang w:eastAsia="pt-BR"/>
        </w:rPr>
        <w:t xml:space="preserve"> </w:t>
      </w:r>
      <w:r w:rsidR="00F70263">
        <w:rPr>
          <w:rFonts w:ascii="Arial" w:eastAsia="Times New Roman" w:hAnsi="Arial" w:cs="Arial"/>
          <w:color w:val="222222"/>
          <w:sz w:val="30"/>
          <w:szCs w:val="30"/>
          <w:lang w:eastAsia="pt-BR"/>
        </w:rPr>
        <w:t>seja</w:t>
      </w:r>
      <w:r w:rsidRPr="00FA6585">
        <w:rPr>
          <w:rFonts w:ascii="Arial" w:eastAsia="Times New Roman" w:hAnsi="Arial" w:cs="Arial"/>
          <w:color w:val="222222"/>
          <w:sz w:val="30"/>
          <w:szCs w:val="30"/>
          <w:lang w:eastAsia="pt-BR"/>
        </w:rPr>
        <w:t xml:space="preserve"> esclarecedor, </w:t>
      </w:r>
      <w:r w:rsidR="00F70263">
        <w:rPr>
          <w:rFonts w:ascii="Arial" w:eastAsia="Times New Roman" w:hAnsi="Arial" w:cs="Arial"/>
          <w:color w:val="222222"/>
          <w:sz w:val="30"/>
          <w:szCs w:val="30"/>
          <w:lang w:eastAsia="pt-BR"/>
        </w:rPr>
        <w:t xml:space="preserve">fomente </w:t>
      </w:r>
      <w:r w:rsidRPr="00FA6585">
        <w:rPr>
          <w:rFonts w:ascii="Arial" w:eastAsia="Times New Roman" w:hAnsi="Arial" w:cs="Arial"/>
          <w:color w:val="222222"/>
          <w:sz w:val="30"/>
          <w:szCs w:val="30"/>
          <w:lang w:eastAsia="pt-BR"/>
        </w:rPr>
        <w:t>discussões a respeito</w:t>
      </w:r>
      <w:r w:rsidR="00F7026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principais temas</w:t>
      </w:r>
      <w:r w:rsidR="00F7026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do</w:t>
      </w:r>
      <w:r w:rsidR="00F70263">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dia a dia de nossas associadas e que auxili</w:t>
      </w:r>
      <w:r w:rsidR="00F70263">
        <w:rPr>
          <w:rFonts w:ascii="Arial" w:eastAsia="Times New Roman" w:hAnsi="Arial" w:cs="Arial"/>
          <w:color w:val="222222"/>
          <w:sz w:val="30"/>
          <w:szCs w:val="30"/>
          <w:lang w:eastAsia="pt-BR"/>
        </w:rPr>
        <w:t>e</w:t>
      </w:r>
      <w:r w:rsidRPr="00FA6585">
        <w:rPr>
          <w:rFonts w:ascii="Arial" w:eastAsia="Times New Roman" w:hAnsi="Arial" w:cs="Arial"/>
          <w:color w:val="222222"/>
          <w:sz w:val="30"/>
          <w:szCs w:val="30"/>
          <w:lang w:eastAsia="pt-BR"/>
        </w:rPr>
        <w:t xml:space="preserve">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14:paraId="75321D2E"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14:paraId="1E965F3B"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Rubens Menin Teixeira de Souza</w:t>
      </w:r>
    </w:p>
    <w:p w14:paraId="09D0151B"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14:paraId="0EC668E8" w14:textId="77777777" w:rsidR="00C00FC5" w:rsidRPr="00FA6585" w:rsidRDefault="00C00FC5" w:rsidP="00FA6585">
      <w:pPr>
        <w:jc w:val="both"/>
        <w:rPr>
          <w:rFonts w:ascii="Arial" w:hAnsi="Arial" w:cs="Arial"/>
          <w:b/>
          <w:color w:val="000000" w:themeColor="text1"/>
          <w:sz w:val="30"/>
          <w:szCs w:val="30"/>
        </w:rPr>
      </w:pPr>
    </w:p>
    <w:p w14:paraId="6CB33351" w14:textId="77777777" w:rsidR="00F70263" w:rsidRDefault="00F70263">
      <w:pPr>
        <w:spacing w:after="200" w:line="276" w:lineRule="auto"/>
        <w:rPr>
          <w:rFonts w:ascii="Arial" w:hAnsi="Arial" w:cs="Arial"/>
          <w:b/>
          <w:color w:val="000000" w:themeColor="text1"/>
          <w:sz w:val="30"/>
          <w:szCs w:val="30"/>
        </w:rPr>
      </w:pPr>
      <w:r>
        <w:rPr>
          <w:rFonts w:ascii="Arial" w:hAnsi="Arial" w:cs="Arial"/>
          <w:b/>
          <w:color w:val="000000" w:themeColor="text1"/>
          <w:sz w:val="30"/>
          <w:szCs w:val="30"/>
        </w:rPr>
        <w:br w:type="page"/>
      </w:r>
    </w:p>
    <w:p w14:paraId="31C49C9E" w14:textId="77777777"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14:paraId="5EB92C58" w14:textId="77777777" w:rsidR="00DD6F0A" w:rsidRPr="00FA6585" w:rsidRDefault="00DD6F0A" w:rsidP="00FA6585">
      <w:pPr>
        <w:pStyle w:val="PargrafodaLista"/>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14:paraId="00E708BC" w14:textId="77777777"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Refdenotaderodap"/>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14:paraId="3A46C2D4" w14:textId="77777777" w:rsidR="007F3C6E" w:rsidRPr="00FA6585" w:rsidRDefault="007F3C6E" w:rsidP="007F3C6E">
      <w:pPr>
        <w:jc w:val="both"/>
        <w:rPr>
          <w:ins w:id="302" w:author="André" w:date="2015-03-09T11:13:00Z"/>
          <w:rFonts w:ascii="Arial" w:eastAsia="BatangChe" w:hAnsi="Arial" w:cs="Arial"/>
          <w:iCs/>
          <w:sz w:val="30"/>
          <w:szCs w:val="30"/>
        </w:rPr>
      </w:pPr>
      <w:commentRangeStart w:id="303"/>
      <w:ins w:id="304" w:author="André" w:date="2015-03-09T11:13:00Z">
        <w:r>
          <w:rPr>
            <w:rFonts w:ascii="Arial" w:eastAsia="BatangChe" w:hAnsi="Arial" w:cs="Arial"/>
            <w:iCs/>
            <w:sz w:val="30"/>
            <w:szCs w:val="30"/>
          </w:rPr>
          <w:t>“C</w:t>
        </w:r>
        <w:r w:rsidRPr="00FA6585">
          <w:rPr>
            <w:rFonts w:ascii="Arial" w:eastAsia="BatangChe" w:hAnsi="Arial" w:cs="Arial"/>
            <w:iCs/>
            <w:sz w:val="30"/>
            <w:szCs w:val="30"/>
          </w:rPr>
          <w:t xml:space="preserve">onsidera-se incorporador e se sujeita aos preceitos dessa lei toda pessoa física ou jurídica que promova a construção para alienação total ou parcial de edificação composta de unidades autônomas, qualquer que seja sua natureza ou destinação”. </w:t>
        </w:r>
      </w:ins>
      <w:ins w:id="305" w:author="André" w:date="2015-03-09T11:20:00Z">
        <w:r w:rsidR="009E7BBE">
          <w:rPr>
            <w:rStyle w:val="Refdenotaderodap"/>
            <w:rFonts w:ascii="Arial" w:eastAsia="BatangChe" w:hAnsi="Arial" w:cs="Arial"/>
            <w:iCs/>
            <w:sz w:val="30"/>
            <w:szCs w:val="30"/>
          </w:rPr>
          <w:footnoteReference w:id="2"/>
        </w:r>
      </w:ins>
      <w:commentRangeEnd w:id="303"/>
      <w:ins w:id="310" w:author="André" w:date="2015-03-09T11:29:00Z">
        <w:r w:rsidR="00EC0B97">
          <w:rPr>
            <w:rStyle w:val="Refdecomentrio"/>
          </w:rPr>
          <w:commentReference w:id="303"/>
        </w:r>
      </w:ins>
    </w:p>
    <w:p w14:paraId="47AD1123" w14:textId="77777777" w:rsidR="00DD6F0A" w:rsidRPr="00FA6585" w:rsidDel="007F3C6E" w:rsidRDefault="00DD6F0A" w:rsidP="00FA6585">
      <w:pPr>
        <w:jc w:val="both"/>
        <w:rPr>
          <w:del w:id="311" w:author="André" w:date="2015-03-09T11:13:00Z"/>
          <w:rFonts w:ascii="Arial" w:eastAsia="BatangChe" w:hAnsi="Arial" w:cs="Arial"/>
          <w:iCs/>
          <w:sz w:val="30"/>
          <w:szCs w:val="30"/>
        </w:rPr>
      </w:pPr>
      <w:del w:id="312" w:author="André" w:date="2015-03-09T11:13:00Z">
        <w:r w:rsidRPr="00FA6585" w:rsidDel="007F3C6E">
          <w:rPr>
            <w:rFonts w:ascii="Arial" w:eastAsia="BatangChe" w:hAnsi="Arial" w:cs="Arial"/>
            <w:iCs/>
            <w:sz w:val="30"/>
            <w:szCs w:val="30"/>
          </w:rPr>
          <w:delTex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delText>
        </w:r>
      </w:del>
    </w:p>
    <w:p w14:paraId="55775404" w14:textId="77777777"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ou seja, que administrou o projeto e que efetua a venda das unidades, é chamada de incorporadora.</w:t>
      </w:r>
    </w:p>
    <w:p w14:paraId="5DDEF14C" w14:textId="77777777" w:rsidR="00F70263" w:rsidRDefault="00F70263" w:rsidP="00FA6585">
      <w:pPr>
        <w:spacing w:after="0" w:line="360" w:lineRule="atLeast"/>
        <w:jc w:val="both"/>
        <w:textAlignment w:val="baseline"/>
        <w:rPr>
          <w:rFonts w:ascii="Arial" w:eastAsia="Times New Roman" w:hAnsi="Arial" w:cs="Arial"/>
          <w:b/>
          <w:color w:val="000000"/>
          <w:sz w:val="30"/>
          <w:szCs w:val="30"/>
          <w:lang w:eastAsia="pt-BR"/>
        </w:rPr>
      </w:pPr>
    </w:p>
    <w:p w14:paraId="4CDBD443"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14:paraId="286AFE82" w14:textId="77777777" w:rsidR="0079548C"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A</w:t>
      </w:r>
      <w:r w:rsidR="00F70263">
        <w:rPr>
          <w:rFonts w:ascii="Arial" w:eastAsia="Times New Roman" w:hAnsi="Arial" w:cs="Arial"/>
          <w:color w:val="000000"/>
          <w:sz w:val="30"/>
          <w:szCs w:val="30"/>
          <w:lang w:eastAsia="pt-BR"/>
        </w:rPr>
        <w:t xml:space="preserve"> </w:t>
      </w:r>
      <w:r w:rsidRPr="00FA6585">
        <w:rPr>
          <w:rFonts w:ascii="Arial" w:eastAsia="Times New Roman" w:hAnsi="Arial" w:cs="Arial"/>
          <w:bCs/>
          <w:color w:val="000000"/>
          <w:sz w:val="30"/>
          <w:szCs w:val="30"/>
          <w:bdr w:val="none" w:sz="0" w:space="0" w:color="auto" w:frame="1"/>
          <w:lang w:eastAsia="pt-BR"/>
        </w:rPr>
        <w:t>incorporadora</w:t>
      </w:r>
      <w:r w:rsidR="00F70263">
        <w:rPr>
          <w:rFonts w:ascii="Arial" w:eastAsia="Times New Roman" w:hAnsi="Arial" w:cs="Arial"/>
          <w:color w:val="000000"/>
          <w:sz w:val="30"/>
          <w:szCs w:val="30"/>
          <w:lang w:eastAsia="pt-BR"/>
        </w:rPr>
        <w:t xml:space="preserve"> </w:t>
      </w:r>
      <w:r w:rsidRPr="00FA6585">
        <w:rPr>
          <w:rFonts w:ascii="Arial" w:eastAsia="Times New Roman" w:hAnsi="Arial" w:cs="Arial"/>
          <w:color w:val="000000"/>
          <w:sz w:val="30"/>
          <w:szCs w:val="30"/>
          <w:lang w:eastAsia="pt-BR"/>
        </w:rPr>
        <w:t>é responsável pela articulaçã</w:t>
      </w:r>
      <w:r w:rsidR="00761B1D" w:rsidRPr="00FA6585">
        <w:rPr>
          <w:rFonts w:ascii="Arial" w:eastAsia="Times New Roman" w:hAnsi="Arial" w:cs="Arial"/>
          <w:color w:val="000000"/>
          <w:sz w:val="30"/>
          <w:szCs w:val="30"/>
          <w:lang w:eastAsia="pt-BR"/>
        </w:rPr>
        <w:t xml:space="preserve">o do empreendimento: </w:t>
      </w:r>
      <w:r w:rsidR="0079548C">
        <w:rPr>
          <w:rFonts w:ascii="Arial" w:eastAsia="Times New Roman" w:hAnsi="Arial" w:cs="Arial"/>
          <w:color w:val="000000"/>
          <w:sz w:val="30"/>
          <w:szCs w:val="30"/>
          <w:lang w:eastAsia="pt-BR"/>
        </w:rPr>
        <w:t xml:space="preserve">mapeia e entende as necessidades e </w:t>
      </w:r>
      <w:r w:rsidR="00761B1D" w:rsidRPr="00FA6585">
        <w:rPr>
          <w:rFonts w:ascii="Arial" w:eastAsia="Times New Roman" w:hAnsi="Arial" w:cs="Arial"/>
          <w:color w:val="000000"/>
          <w:sz w:val="30"/>
          <w:szCs w:val="30"/>
          <w:lang w:eastAsia="pt-BR"/>
        </w:rPr>
        <w:t>oportunidade</w:t>
      </w:r>
      <w:r w:rsidR="0079548C">
        <w:rPr>
          <w:rFonts w:ascii="Arial" w:eastAsia="Times New Roman" w:hAnsi="Arial" w:cs="Arial"/>
          <w:color w:val="000000"/>
          <w:sz w:val="30"/>
          <w:szCs w:val="30"/>
          <w:lang w:eastAsia="pt-BR"/>
        </w:rPr>
        <w:t>s</w:t>
      </w:r>
      <w:r w:rsidR="00761B1D" w:rsidRPr="00FA6585">
        <w:rPr>
          <w:rFonts w:ascii="Arial" w:eastAsia="Times New Roman" w:hAnsi="Arial" w:cs="Arial"/>
          <w:color w:val="000000"/>
          <w:sz w:val="30"/>
          <w:szCs w:val="30"/>
          <w:lang w:eastAsia="pt-BR"/>
        </w:rPr>
        <w:t>,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w:t>
      </w:r>
      <w:r w:rsidR="00F70263">
        <w:rPr>
          <w:rFonts w:ascii="Arial" w:eastAsia="Times New Roman" w:hAnsi="Arial" w:cs="Arial"/>
          <w:color w:val="000000"/>
          <w:sz w:val="30"/>
          <w:szCs w:val="30"/>
          <w:lang w:eastAsia="pt-BR"/>
        </w:rPr>
        <w:t>e</w:t>
      </w:r>
      <w:r w:rsidR="003822BE">
        <w:rPr>
          <w:rFonts w:ascii="Arial" w:eastAsia="Times New Roman" w:hAnsi="Arial" w:cs="Arial"/>
          <w:color w:val="000000"/>
          <w:sz w:val="30"/>
          <w:szCs w:val="30"/>
          <w:lang w:eastAsia="pt-BR"/>
        </w:rPr>
        <w:t xml:space="preserve">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w:t>
      </w:r>
      <w:r w:rsidR="0079548C">
        <w:rPr>
          <w:rFonts w:ascii="Arial" w:eastAsia="Times New Roman" w:hAnsi="Arial" w:cs="Arial"/>
          <w:color w:val="000000"/>
          <w:sz w:val="30"/>
          <w:szCs w:val="30"/>
          <w:lang w:eastAsia="pt-BR"/>
        </w:rPr>
        <w:t>com esta que se relacionará.</w:t>
      </w:r>
    </w:p>
    <w:p w14:paraId="2BB297D8"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7D781268"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14:paraId="026710ED"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w:t>
      </w:r>
      <w:r w:rsidR="0079548C">
        <w:rPr>
          <w:rFonts w:ascii="Arial" w:eastAsia="Times New Roman" w:hAnsi="Arial" w:cs="Arial"/>
          <w:color w:val="000000"/>
          <w:sz w:val="30"/>
          <w:szCs w:val="30"/>
          <w:lang w:eastAsia="pt-BR"/>
        </w:rPr>
        <w:t>contratada pela incorporadora para a execução da obra</w:t>
      </w:r>
      <w:r w:rsidRPr="00FA6585">
        <w:rPr>
          <w:rFonts w:ascii="Arial" w:eastAsia="Times New Roman" w:hAnsi="Arial" w:cs="Arial"/>
          <w:color w:val="000000"/>
          <w:sz w:val="30"/>
          <w:szCs w:val="30"/>
          <w:lang w:eastAsia="pt-BR"/>
        </w:rPr>
        <w:t xml:space="preserve"> segui</w:t>
      </w:r>
      <w:r w:rsidR="0079548C">
        <w:rPr>
          <w:rFonts w:ascii="Arial" w:eastAsia="Times New Roman" w:hAnsi="Arial" w:cs="Arial"/>
          <w:color w:val="000000"/>
          <w:sz w:val="30"/>
          <w:szCs w:val="30"/>
          <w:lang w:eastAsia="pt-BR"/>
        </w:rPr>
        <w:t xml:space="preserve">ndo </w:t>
      </w:r>
      <w:ins w:id="313" w:author="Luiz Fernando Moura" w:date="2015-03-11T09:00:00Z">
        <w:r w:rsidR="002A2E31">
          <w:rPr>
            <w:rFonts w:ascii="Arial" w:eastAsia="Times New Roman" w:hAnsi="Arial" w:cs="Arial"/>
            <w:color w:val="000000"/>
            <w:sz w:val="30"/>
            <w:szCs w:val="30"/>
            <w:lang w:eastAsia="pt-BR"/>
          </w:rPr>
          <w:t>o projeto aprovado pela Prefeitura do munic</w:t>
        </w:r>
      </w:ins>
      <w:ins w:id="314" w:author="Luiz Fernando Moura" w:date="2015-03-11T09:01:00Z">
        <w:r w:rsidR="002A2E31">
          <w:rPr>
            <w:rFonts w:ascii="Arial" w:eastAsia="Times New Roman" w:hAnsi="Arial" w:cs="Arial"/>
            <w:color w:val="000000"/>
            <w:sz w:val="30"/>
            <w:szCs w:val="30"/>
            <w:lang w:eastAsia="pt-BR"/>
          </w:rPr>
          <w:t xml:space="preserve">ípio onde será erigido, </w:t>
        </w:r>
      </w:ins>
      <w:r w:rsidR="0079548C">
        <w:rPr>
          <w:rFonts w:ascii="Arial" w:eastAsia="Times New Roman" w:hAnsi="Arial" w:cs="Arial"/>
          <w:color w:val="000000"/>
          <w:sz w:val="30"/>
          <w:szCs w:val="30"/>
          <w:lang w:eastAsia="pt-BR"/>
        </w:rPr>
        <w:t xml:space="preserve">as especificações técnicas e o prazo pactuado para a entrega do empreendimento. </w:t>
      </w:r>
      <w:r w:rsidRPr="00FA6585">
        <w:rPr>
          <w:rFonts w:ascii="Arial" w:eastAsia="Times New Roman" w:hAnsi="Arial" w:cs="Arial"/>
          <w:color w:val="000000"/>
          <w:sz w:val="30"/>
          <w:szCs w:val="30"/>
          <w:lang w:eastAsia="pt-BR"/>
        </w:rPr>
        <w:t>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14:paraId="4701125D"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0F2A5175"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14:paraId="6583AD8C" w14:textId="77777777"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w:t>
      </w:r>
      <w:r w:rsidR="0079548C">
        <w:rPr>
          <w:rFonts w:ascii="Arial" w:eastAsia="Times New Roman" w:hAnsi="Arial" w:cs="Arial"/>
          <w:color w:val="000000"/>
          <w:sz w:val="30"/>
          <w:szCs w:val="30"/>
          <w:lang w:eastAsia="pt-BR"/>
        </w:rPr>
        <w:t>mant</w:t>
      </w:r>
      <w:r w:rsidR="00F70263">
        <w:rPr>
          <w:rFonts w:ascii="Arial" w:eastAsia="Times New Roman" w:hAnsi="Arial" w:cs="Arial"/>
          <w:color w:val="000000"/>
          <w:sz w:val="30"/>
          <w:szCs w:val="30"/>
          <w:lang w:eastAsia="pt-BR"/>
        </w:rPr>
        <w:t>ê</w:t>
      </w:r>
      <w:r w:rsidR="0079548C">
        <w:rPr>
          <w:rFonts w:ascii="Arial" w:eastAsia="Times New Roman" w:hAnsi="Arial" w:cs="Arial"/>
          <w:color w:val="000000"/>
          <w:sz w:val="30"/>
          <w:szCs w:val="30"/>
          <w:lang w:eastAsia="pt-BR"/>
        </w:rPr>
        <w:t xml:space="preserve">m também </w:t>
      </w:r>
      <w:r w:rsidR="00DD6F0A" w:rsidRPr="00FA6585">
        <w:rPr>
          <w:rFonts w:ascii="Arial" w:eastAsia="Times New Roman" w:hAnsi="Arial" w:cs="Arial"/>
          <w:color w:val="000000"/>
          <w:sz w:val="30"/>
          <w:szCs w:val="30"/>
          <w:lang w:eastAsia="pt-BR"/>
        </w:rPr>
        <w:t xml:space="preserve">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14:paraId="07A5CEF8" w14:textId="77777777" w:rsidR="00DD6F0A" w:rsidRPr="00FA6585" w:rsidRDefault="00DD6F0A" w:rsidP="00FA6585">
      <w:pPr>
        <w:jc w:val="both"/>
        <w:rPr>
          <w:rFonts w:ascii="Arial" w:eastAsia="BatangChe" w:hAnsi="Arial" w:cs="Arial"/>
          <w:b/>
          <w:iCs/>
          <w:sz w:val="30"/>
          <w:szCs w:val="30"/>
        </w:rPr>
      </w:pPr>
    </w:p>
    <w:p w14:paraId="7F01C446"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 xml:space="preserve">O que é o Registro de </w:t>
      </w:r>
      <w:del w:id="315" w:author="André" w:date="2015-03-09T11:11:00Z">
        <w:r w:rsidRPr="00FA6585" w:rsidDel="007F3C6E">
          <w:rPr>
            <w:rFonts w:ascii="Arial" w:eastAsia="BatangChe" w:hAnsi="Arial" w:cs="Arial"/>
            <w:b/>
            <w:iCs/>
            <w:sz w:val="30"/>
            <w:szCs w:val="30"/>
          </w:rPr>
          <w:delText>Incorporação do Imóvel</w:delText>
        </w:r>
      </w:del>
      <w:ins w:id="316" w:author="André" w:date="2015-03-09T11:11:00Z">
        <w:r w:rsidR="007F3C6E">
          <w:rPr>
            <w:rFonts w:ascii="Arial" w:eastAsia="BatangChe" w:hAnsi="Arial" w:cs="Arial"/>
            <w:b/>
            <w:iCs/>
            <w:sz w:val="30"/>
            <w:szCs w:val="30"/>
          </w:rPr>
          <w:t>Incorporação do Empreendimento</w:t>
        </w:r>
      </w:ins>
      <w:r w:rsidRPr="00FA6585">
        <w:rPr>
          <w:rFonts w:ascii="Arial" w:eastAsia="BatangChe" w:hAnsi="Arial" w:cs="Arial"/>
          <w:b/>
          <w:iCs/>
          <w:sz w:val="30"/>
          <w:szCs w:val="30"/>
        </w:rPr>
        <w:t>?</w:t>
      </w:r>
    </w:p>
    <w:p w14:paraId="01D3BCE0" w14:textId="77777777"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O Registro de </w:t>
      </w:r>
      <w:del w:id="317" w:author="André" w:date="2015-03-09T11:11:00Z">
        <w:r w:rsidRPr="00FA6585" w:rsidDel="007F3C6E">
          <w:rPr>
            <w:rFonts w:ascii="Arial" w:hAnsi="Arial" w:cs="Arial"/>
            <w:color w:val="000000"/>
            <w:sz w:val="30"/>
            <w:szCs w:val="30"/>
          </w:rPr>
          <w:delText>Incorporação do Imóvel</w:delText>
        </w:r>
      </w:del>
      <w:ins w:id="318" w:author="André" w:date="2015-03-09T11:11:00Z">
        <w:r w:rsidR="007F3C6E">
          <w:rPr>
            <w:rFonts w:ascii="Arial" w:hAnsi="Arial" w:cs="Arial"/>
            <w:color w:val="000000"/>
            <w:sz w:val="30"/>
            <w:szCs w:val="30"/>
          </w:rPr>
          <w:t>Incorporação do Empreendimento</w:t>
        </w:r>
      </w:ins>
      <w:r w:rsidRPr="00FA6585">
        <w:rPr>
          <w:rFonts w:ascii="Arial" w:hAnsi="Arial" w:cs="Arial"/>
          <w:color w:val="000000"/>
          <w:sz w:val="30"/>
          <w:szCs w:val="30"/>
        </w:rPr>
        <w:t xml:space="preserve"> (RI) descreve todas as características construtivas do empreendimento, e tem como principal objetivo informar ao comprador de q</w:t>
      </w:r>
      <w:r w:rsidR="00493426">
        <w:rPr>
          <w:rFonts w:ascii="Arial" w:hAnsi="Arial" w:cs="Arial"/>
          <w:color w:val="000000"/>
          <w:sz w:val="30"/>
          <w:szCs w:val="30"/>
        </w:rPr>
        <w:t>ue forma o projeto será executado</w:t>
      </w:r>
      <w:r w:rsidRPr="00FA6585">
        <w:rPr>
          <w:rFonts w:ascii="Arial" w:hAnsi="Arial" w:cs="Arial"/>
          <w:color w:val="000000"/>
          <w:sz w:val="30"/>
          <w:szCs w:val="30"/>
        </w:rPr>
        <w:t>.</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w:t>
      </w:r>
      <w:del w:id="319" w:author="André" w:date="2015-03-09T11:25:00Z">
        <w:r w:rsidRPr="00FA6585" w:rsidDel="009E7BBE">
          <w:rPr>
            <w:rFonts w:ascii="Arial" w:hAnsi="Arial" w:cs="Arial"/>
            <w:color w:val="000000"/>
            <w:sz w:val="30"/>
            <w:szCs w:val="30"/>
          </w:rPr>
          <w:delText>RI</w:delText>
        </w:r>
      </w:del>
      <w:ins w:id="320" w:author="André" w:date="2015-03-09T11:25:00Z">
        <w:r w:rsidR="009E7BBE">
          <w:rPr>
            <w:rFonts w:ascii="Arial" w:hAnsi="Arial" w:cs="Arial"/>
            <w:color w:val="000000"/>
            <w:sz w:val="30"/>
            <w:szCs w:val="30"/>
          </w:rPr>
          <w:t>Registro de Incorporação</w:t>
        </w:r>
      </w:ins>
      <w:r w:rsidRPr="00FA6585">
        <w:rPr>
          <w:rFonts w:ascii="Arial" w:hAnsi="Arial" w:cs="Arial"/>
          <w:color w:val="000000"/>
          <w:sz w:val="30"/>
          <w:szCs w:val="30"/>
        </w:rPr>
        <w:t>, é possível obter informações como: áreas comuns e privativas do empreendimento, vagas de garagem</w:t>
      </w:r>
      <w:ins w:id="321" w:author="André" w:date="2015-03-09T11:26:00Z">
        <w:r w:rsidR="009E7BBE">
          <w:rPr>
            <w:rFonts w:ascii="Arial" w:hAnsi="Arial" w:cs="Arial"/>
            <w:color w:val="000000"/>
            <w:sz w:val="30"/>
            <w:szCs w:val="30"/>
          </w:rPr>
          <w:t xml:space="preserve"> </w:t>
        </w:r>
      </w:ins>
      <w:del w:id="322" w:author="André" w:date="2015-03-09T11:26:00Z">
        <w:r w:rsidRPr="00FA6585" w:rsidDel="009E7BBE">
          <w:rPr>
            <w:rFonts w:ascii="Arial" w:hAnsi="Arial" w:cs="Arial"/>
            <w:color w:val="000000"/>
            <w:sz w:val="30"/>
            <w:szCs w:val="30"/>
          </w:rPr>
          <w:delText>,</w:delText>
        </w:r>
      </w:del>
      <w:ins w:id="323" w:author="André" w:date="2015-03-09T11:26:00Z">
        <w:r w:rsidR="009E7BBE">
          <w:rPr>
            <w:rFonts w:ascii="Arial" w:hAnsi="Arial" w:cs="Arial"/>
            <w:color w:val="000000"/>
            <w:sz w:val="30"/>
            <w:szCs w:val="30"/>
          </w:rPr>
          <w:t>e</w:t>
        </w:r>
      </w:ins>
      <w:r w:rsidRPr="00FA6585">
        <w:rPr>
          <w:rFonts w:ascii="Arial" w:hAnsi="Arial" w:cs="Arial"/>
          <w:color w:val="000000"/>
          <w:sz w:val="30"/>
          <w:szCs w:val="30"/>
        </w:rPr>
        <w:t xml:space="preserve"> área de lazer disponível</w:t>
      </w:r>
      <w:del w:id="324" w:author="André" w:date="2015-03-09T11:26:00Z">
        <w:r w:rsidRPr="00FA6585" w:rsidDel="009E7BBE">
          <w:rPr>
            <w:rFonts w:ascii="Arial" w:hAnsi="Arial" w:cs="Arial"/>
            <w:color w:val="000000"/>
            <w:sz w:val="30"/>
            <w:szCs w:val="30"/>
          </w:rPr>
          <w:delText xml:space="preserve"> e memorial descritivo</w:delText>
        </w:r>
        <w:r w:rsidR="00542A09" w:rsidDel="009E7BBE">
          <w:rPr>
            <w:rFonts w:ascii="Arial" w:hAnsi="Arial" w:cs="Arial"/>
            <w:color w:val="000000"/>
            <w:sz w:val="30"/>
            <w:szCs w:val="30"/>
          </w:rPr>
          <w:delText xml:space="preserve"> de acabamento</w:delText>
        </w:r>
      </w:del>
      <w:r w:rsidRPr="00FA6585">
        <w:rPr>
          <w:rFonts w:ascii="Arial" w:hAnsi="Arial" w:cs="Arial"/>
          <w:color w:val="000000"/>
          <w:sz w:val="30"/>
          <w:szCs w:val="30"/>
        </w:rPr>
        <w:t>.</w:t>
      </w:r>
    </w:p>
    <w:p w14:paraId="33019233"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t xml:space="preserve">Qual a importância do Registro de </w:t>
      </w:r>
      <w:del w:id="325" w:author="André" w:date="2015-03-09T11:11:00Z">
        <w:r w:rsidRPr="00FA6585" w:rsidDel="007F3C6E">
          <w:rPr>
            <w:rFonts w:ascii="Arial" w:hAnsi="Arial" w:cs="Arial"/>
            <w:b/>
            <w:color w:val="000000"/>
            <w:sz w:val="30"/>
            <w:szCs w:val="30"/>
          </w:rPr>
          <w:delText>Incorporação do Imóvel</w:delText>
        </w:r>
      </w:del>
      <w:ins w:id="326" w:author="André" w:date="2015-03-09T11:11:00Z">
        <w:r w:rsidR="007F3C6E">
          <w:rPr>
            <w:rFonts w:ascii="Arial" w:hAnsi="Arial" w:cs="Arial"/>
            <w:b/>
            <w:color w:val="000000"/>
            <w:sz w:val="30"/>
            <w:szCs w:val="30"/>
          </w:rPr>
          <w:t>Incorporação do Empreendimento</w:t>
        </w:r>
      </w:ins>
      <w:r w:rsidRPr="00FA6585">
        <w:rPr>
          <w:rFonts w:ascii="Arial" w:hAnsi="Arial" w:cs="Arial"/>
          <w:b/>
          <w:color w:val="000000"/>
          <w:sz w:val="30"/>
          <w:szCs w:val="30"/>
        </w:rPr>
        <w:t>?</w:t>
      </w:r>
    </w:p>
    <w:p w14:paraId="5E528A8A" w14:textId="77777777"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w:t>
      </w:r>
      <w:del w:id="327" w:author="André" w:date="2015-03-09T11:11:00Z">
        <w:r w:rsidRPr="00FA6585" w:rsidDel="007F3C6E">
          <w:rPr>
            <w:rFonts w:ascii="Arial" w:hAnsi="Arial" w:cs="Arial"/>
            <w:color w:val="000000"/>
            <w:sz w:val="30"/>
            <w:szCs w:val="30"/>
          </w:rPr>
          <w:delText>Incorporação do Imóvel</w:delText>
        </w:r>
      </w:del>
      <w:ins w:id="328" w:author="André" w:date="2015-03-09T11:11:00Z">
        <w:r w:rsidR="007F3C6E">
          <w:rPr>
            <w:rFonts w:ascii="Arial" w:hAnsi="Arial" w:cs="Arial"/>
            <w:color w:val="000000"/>
            <w:sz w:val="30"/>
            <w:szCs w:val="30"/>
          </w:rPr>
          <w:t>Incorporação do Empreendimento</w:t>
        </w:r>
      </w:ins>
      <w:r w:rsidRPr="00FA6585">
        <w:rPr>
          <w:rFonts w:ascii="Arial" w:hAnsi="Arial" w:cs="Arial"/>
          <w:color w:val="000000"/>
          <w:sz w:val="30"/>
          <w:szCs w:val="30"/>
        </w:rPr>
        <w:t xml:space="preserve">. </w:t>
      </w:r>
      <w:r w:rsidR="00493426">
        <w:rPr>
          <w:rFonts w:ascii="Arial" w:hAnsi="Arial" w:cs="Arial"/>
          <w:color w:val="000000"/>
          <w:sz w:val="30"/>
          <w:szCs w:val="30"/>
        </w:rPr>
        <w:t>Ou seja, enquanto não registrado no Registro de Imóveis</w:t>
      </w:r>
      <w:r w:rsidRPr="00FA6585">
        <w:rPr>
          <w:rFonts w:ascii="Arial" w:hAnsi="Arial" w:cs="Arial"/>
          <w:color w:val="000000"/>
          <w:sz w:val="30"/>
          <w:szCs w:val="30"/>
        </w:rPr>
        <w:t>, as unidades não podem ser disponibilizad</w:t>
      </w:r>
      <w:r w:rsidR="00493426">
        <w:rPr>
          <w:rFonts w:ascii="Arial" w:hAnsi="Arial" w:cs="Arial"/>
          <w:color w:val="000000"/>
          <w:sz w:val="30"/>
          <w:szCs w:val="30"/>
        </w:rPr>
        <w:t>as para venda</w:t>
      </w:r>
      <w:ins w:id="329" w:author="André" w:date="2015-03-09T11:26:00Z">
        <w:r w:rsidR="009E7BBE">
          <w:rPr>
            <w:rFonts w:ascii="Arial" w:hAnsi="Arial" w:cs="Arial"/>
            <w:color w:val="000000"/>
            <w:sz w:val="30"/>
            <w:szCs w:val="30"/>
          </w:rPr>
          <w:t xml:space="preserve"> ao público</w:t>
        </w:r>
      </w:ins>
      <w:r w:rsidR="00493426">
        <w:rPr>
          <w:rFonts w:ascii="Arial" w:hAnsi="Arial" w:cs="Arial"/>
          <w:color w:val="000000"/>
          <w:sz w:val="30"/>
          <w:szCs w:val="30"/>
        </w:rPr>
        <w:t>. Além disso, a legislação exige</w:t>
      </w:r>
      <w:r w:rsidRPr="00FA6585">
        <w:rPr>
          <w:rFonts w:ascii="Arial" w:hAnsi="Arial" w:cs="Arial"/>
          <w:color w:val="000000"/>
          <w:sz w:val="30"/>
          <w:szCs w:val="30"/>
        </w:rPr>
        <w:t xml:space="preserve">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ins w:id="330" w:author="André" w:date="2015-03-09T11:27:00Z">
        <w:r w:rsidR="00337569">
          <w:rPr>
            <w:rFonts w:ascii="Arial" w:hAnsi="Arial" w:cs="Arial"/>
            <w:color w:val="000000"/>
            <w:sz w:val="30"/>
            <w:szCs w:val="30"/>
          </w:rPr>
          <w:t xml:space="preserve">foi aprovado na Prefeitura da cidade </w:t>
        </w:r>
      </w:ins>
      <w:del w:id="331" w:author="André" w:date="2015-03-09T11:27:00Z">
        <w:r w:rsidR="00761B1D" w:rsidRPr="00FA6585" w:rsidDel="00337569">
          <w:rPr>
            <w:rFonts w:ascii="Arial" w:hAnsi="Arial" w:cs="Arial"/>
            <w:color w:val="000000"/>
            <w:sz w:val="30"/>
            <w:szCs w:val="30"/>
          </w:rPr>
          <w:delText xml:space="preserve">está descrito no documento e </w:delText>
        </w:r>
        <w:r w:rsidRPr="00FA6585" w:rsidDel="00337569">
          <w:rPr>
            <w:rFonts w:ascii="Arial" w:hAnsi="Arial" w:cs="Arial"/>
            <w:color w:val="000000"/>
            <w:sz w:val="30"/>
            <w:szCs w:val="30"/>
          </w:rPr>
          <w:delText xml:space="preserve">conforme </w:delText>
        </w:r>
        <w:r w:rsidR="00542A09" w:rsidDel="00337569">
          <w:rPr>
            <w:rFonts w:ascii="Arial" w:hAnsi="Arial" w:cs="Arial"/>
            <w:color w:val="000000"/>
            <w:sz w:val="30"/>
            <w:szCs w:val="30"/>
          </w:rPr>
          <w:delText xml:space="preserve">foi aprovado segundo </w:delText>
        </w:r>
        <w:r w:rsidRPr="00FA6585" w:rsidDel="00337569">
          <w:rPr>
            <w:rFonts w:ascii="Arial" w:hAnsi="Arial" w:cs="Arial"/>
            <w:color w:val="000000"/>
            <w:sz w:val="30"/>
            <w:szCs w:val="30"/>
          </w:rPr>
          <w:delText xml:space="preserve">os requisitos da Prefeitura da cidade </w:delText>
        </w:r>
      </w:del>
      <w:r w:rsidRPr="00FA6585">
        <w:rPr>
          <w:rFonts w:ascii="Arial" w:hAnsi="Arial" w:cs="Arial"/>
          <w:color w:val="000000"/>
          <w:sz w:val="30"/>
          <w:szCs w:val="30"/>
        </w:rPr>
        <w:t>onde o projeto está localizado</w:t>
      </w:r>
      <w:ins w:id="332" w:author="André" w:date="2015-03-09T11:27:00Z">
        <w:r w:rsidR="00337569">
          <w:rPr>
            <w:rFonts w:ascii="Arial" w:hAnsi="Arial" w:cs="Arial"/>
            <w:color w:val="000000"/>
            <w:sz w:val="30"/>
            <w:szCs w:val="30"/>
          </w:rPr>
          <w:t xml:space="preserve"> e que consta dos documentos arquivados no cartório por ocasião do Registro de Incorporação</w:t>
        </w:r>
      </w:ins>
      <w:r w:rsidRPr="00FA6585">
        <w:rPr>
          <w:rFonts w:ascii="Arial" w:hAnsi="Arial" w:cs="Arial"/>
          <w:color w:val="000000"/>
          <w:sz w:val="30"/>
          <w:szCs w:val="30"/>
        </w:rPr>
        <w:t>.</w:t>
      </w:r>
    </w:p>
    <w:p w14:paraId="1F99C313" w14:textId="77777777"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w:t>
      </w:r>
      <w:r w:rsidR="008B1261">
        <w:rPr>
          <w:rFonts w:ascii="Arial" w:eastAsia="Times New Roman" w:hAnsi="Arial" w:cs="Arial"/>
          <w:b/>
          <w:bCs/>
          <w:color w:val="000000"/>
          <w:sz w:val="30"/>
          <w:szCs w:val="30"/>
          <w:lang w:eastAsia="pt-BR"/>
        </w:rPr>
        <w:t xml:space="preserve">egistro da </w:t>
      </w:r>
      <w:r w:rsidRPr="00FA6585">
        <w:rPr>
          <w:rFonts w:ascii="Arial" w:eastAsia="Times New Roman" w:hAnsi="Arial" w:cs="Arial"/>
          <w:b/>
          <w:bCs/>
          <w:color w:val="000000"/>
          <w:sz w:val="30"/>
          <w:szCs w:val="30"/>
          <w:lang w:eastAsia="pt-BR"/>
        </w:rPr>
        <w:t>I</w:t>
      </w:r>
      <w:r w:rsidR="008B1261">
        <w:rPr>
          <w:rFonts w:ascii="Arial" w:eastAsia="Times New Roman" w:hAnsi="Arial" w:cs="Arial"/>
          <w:b/>
          <w:bCs/>
          <w:color w:val="000000"/>
          <w:sz w:val="30"/>
          <w:szCs w:val="30"/>
          <w:lang w:eastAsia="pt-BR"/>
        </w:rPr>
        <w:t>ncorporação protege</w:t>
      </w:r>
      <w:r w:rsidRPr="00FA6585">
        <w:rPr>
          <w:rFonts w:ascii="Arial" w:eastAsia="Times New Roman" w:hAnsi="Arial" w:cs="Arial"/>
          <w:b/>
          <w:bCs/>
          <w:color w:val="000000"/>
          <w:sz w:val="30"/>
          <w:szCs w:val="30"/>
          <w:lang w:eastAsia="pt-BR"/>
        </w:rPr>
        <w:t xml:space="preserve"> o comprador?</w:t>
      </w:r>
    </w:p>
    <w:p w14:paraId="68DD7BCD" w14:textId="77777777" w:rsidR="00DD6F0A"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O R</w:t>
      </w:r>
      <w:r w:rsidR="008B1261">
        <w:rPr>
          <w:rFonts w:ascii="Arial" w:eastAsia="Times New Roman" w:hAnsi="Arial" w:cs="Arial"/>
          <w:color w:val="000000"/>
          <w:sz w:val="30"/>
          <w:szCs w:val="30"/>
          <w:lang w:eastAsia="pt-BR"/>
        </w:rPr>
        <w:t>egistro da Incorporação</w:t>
      </w:r>
      <w:r w:rsidRPr="00FA6585">
        <w:rPr>
          <w:rFonts w:ascii="Arial" w:eastAsia="Times New Roman" w:hAnsi="Arial" w:cs="Arial"/>
          <w:color w:val="000000"/>
          <w:sz w:val="30"/>
          <w:szCs w:val="30"/>
          <w:lang w:eastAsia="pt-BR"/>
        </w:rPr>
        <w:t xml:space="preserve"> </w:t>
      </w:r>
      <w:r w:rsidR="00F33EC9">
        <w:rPr>
          <w:rFonts w:ascii="Arial" w:eastAsia="Times New Roman" w:hAnsi="Arial" w:cs="Arial"/>
          <w:color w:val="000000"/>
          <w:sz w:val="30"/>
          <w:szCs w:val="30"/>
          <w:lang w:eastAsia="pt-BR"/>
        </w:rPr>
        <w:t xml:space="preserve">é a garantia para o adquirente de </w:t>
      </w:r>
      <w:r w:rsidRPr="00FA6585">
        <w:rPr>
          <w:rFonts w:ascii="Arial" w:eastAsia="Times New Roman" w:hAnsi="Arial" w:cs="Arial"/>
          <w:color w:val="000000"/>
          <w:sz w:val="30"/>
          <w:szCs w:val="30"/>
          <w:lang w:eastAsia="pt-BR"/>
        </w:rPr>
        <w:t xml:space="preserve">que o projeto </w:t>
      </w:r>
      <w:r w:rsidR="008B1261">
        <w:rPr>
          <w:rFonts w:ascii="Arial" w:eastAsia="Times New Roman" w:hAnsi="Arial" w:cs="Arial"/>
          <w:color w:val="000000"/>
          <w:sz w:val="30"/>
          <w:szCs w:val="30"/>
          <w:lang w:eastAsia="pt-BR"/>
        </w:rPr>
        <w:t xml:space="preserve">foi aprovado e </w:t>
      </w:r>
      <w:r w:rsidRPr="00FA6585">
        <w:rPr>
          <w:rFonts w:ascii="Arial" w:eastAsia="Times New Roman" w:hAnsi="Arial" w:cs="Arial"/>
          <w:color w:val="000000"/>
          <w:sz w:val="30"/>
          <w:szCs w:val="30"/>
          <w:lang w:eastAsia="pt-BR"/>
        </w:rPr>
        <w:t>será entregue de acordo com os padrões designados</w:t>
      </w:r>
      <w:r w:rsidR="00F33EC9">
        <w:rPr>
          <w:rFonts w:ascii="Arial" w:eastAsia="Times New Roman" w:hAnsi="Arial" w:cs="Arial"/>
          <w:color w:val="000000"/>
          <w:sz w:val="30"/>
          <w:szCs w:val="30"/>
          <w:lang w:eastAsia="pt-BR"/>
        </w:rPr>
        <w:t xml:space="preserve"> por ocasião da aquisição</w:t>
      </w:r>
      <w:r w:rsidR="000A5816">
        <w:rPr>
          <w:rFonts w:ascii="Arial" w:eastAsia="Times New Roman" w:hAnsi="Arial" w:cs="Arial"/>
          <w:color w:val="000000"/>
          <w:sz w:val="30"/>
          <w:szCs w:val="30"/>
          <w:lang w:eastAsia="pt-BR"/>
        </w:rPr>
        <w:t>.</w:t>
      </w:r>
      <w:r w:rsidRPr="00FA6585">
        <w:rPr>
          <w:rFonts w:ascii="Arial" w:eastAsia="Times New Roman" w:hAnsi="Arial" w:cs="Arial"/>
          <w:color w:val="000000"/>
          <w:sz w:val="30"/>
          <w:szCs w:val="30"/>
          <w:lang w:eastAsia="pt-BR"/>
        </w:rPr>
        <w:t xml:space="preserve"> Para certificar-se </w:t>
      </w:r>
      <w:r w:rsidR="00F33EC9">
        <w:rPr>
          <w:rFonts w:ascii="Arial" w:eastAsia="Times New Roman" w:hAnsi="Arial" w:cs="Arial"/>
          <w:color w:val="000000"/>
          <w:sz w:val="30"/>
          <w:szCs w:val="30"/>
          <w:lang w:eastAsia="pt-BR"/>
        </w:rPr>
        <w:t xml:space="preserve">da </w:t>
      </w:r>
      <w:r w:rsidR="00F33EC9" w:rsidRPr="00FA6585">
        <w:rPr>
          <w:rFonts w:ascii="Arial" w:eastAsia="Times New Roman" w:hAnsi="Arial" w:cs="Arial"/>
          <w:color w:val="000000"/>
          <w:sz w:val="30"/>
          <w:szCs w:val="30"/>
          <w:lang w:eastAsia="pt-BR"/>
        </w:rPr>
        <w:t xml:space="preserve">veracidade das informações fornecidas pela incorporadora </w:t>
      </w:r>
      <w:r w:rsidR="00F33EC9">
        <w:rPr>
          <w:rFonts w:ascii="Arial" w:eastAsia="Times New Roman" w:hAnsi="Arial" w:cs="Arial"/>
          <w:color w:val="000000"/>
          <w:sz w:val="30"/>
          <w:szCs w:val="30"/>
          <w:lang w:eastAsia="pt-BR"/>
        </w:rPr>
        <w:t>e de que esta</w:t>
      </w:r>
      <w:r w:rsidRPr="00FA6585">
        <w:rPr>
          <w:rFonts w:ascii="Arial" w:eastAsia="Times New Roman" w:hAnsi="Arial" w:cs="Arial"/>
          <w:color w:val="000000"/>
          <w:sz w:val="30"/>
          <w:szCs w:val="30"/>
          <w:lang w:eastAsia="pt-BR"/>
        </w:rPr>
        <w:t xml:space="preserve"> está cumprindo as exigências da Prefeitura, o adquirente deve verificar o R</w:t>
      </w:r>
      <w:r w:rsidR="000A5816">
        <w:rPr>
          <w:rFonts w:ascii="Arial" w:eastAsia="Times New Roman" w:hAnsi="Arial" w:cs="Arial"/>
          <w:color w:val="000000"/>
          <w:sz w:val="30"/>
          <w:szCs w:val="30"/>
          <w:lang w:eastAsia="pt-BR"/>
        </w:rPr>
        <w:t xml:space="preserve">egistro da </w:t>
      </w:r>
      <w:r w:rsidRPr="00FA6585">
        <w:rPr>
          <w:rFonts w:ascii="Arial" w:eastAsia="Times New Roman" w:hAnsi="Arial" w:cs="Arial"/>
          <w:color w:val="000000"/>
          <w:sz w:val="30"/>
          <w:szCs w:val="30"/>
          <w:lang w:eastAsia="pt-BR"/>
        </w:rPr>
        <w:t>I</w:t>
      </w:r>
      <w:r w:rsidR="000A5816">
        <w:rPr>
          <w:rFonts w:ascii="Arial" w:eastAsia="Times New Roman" w:hAnsi="Arial" w:cs="Arial"/>
          <w:color w:val="000000"/>
          <w:sz w:val="30"/>
          <w:szCs w:val="30"/>
          <w:lang w:eastAsia="pt-BR"/>
        </w:rPr>
        <w:t>ncorporação</w:t>
      </w:r>
      <w:r w:rsidRPr="00FA6585">
        <w:rPr>
          <w:rFonts w:ascii="Arial" w:eastAsia="Times New Roman" w:hAnsi="Arial" w:cs="Arial"/>
          <w:color w:val="000000"/>
          <w:sz w:val="30"/>
          <w:szCs w:val="30"/>
          <w:lang w:eastAsia="pt-BR"/>
        </w:rPr>
        <w:t xml:space="preserve"> </w:t>
      </w:r>
      <w:r w:rsidR="00F33EC9" w:rsidRPr="00FA6585">
        <w:rPr>
          <w:rFonts w:ascii="Arial" w:eastAsia="Times New Roman" w:hAnsi="Arial" w:cs="Arial"/>
          <w:color w:val="000000"/>
          <w:sz w:val="30"/>
          <w:szCs w:val="30"/>
          <w:lang w:eastAsia="pt-BR"/>
        </w:rPr>
        <w:t>no cartório em que o empreendimento tiver sido registrado</w:t>
      </w:r>
      <w:r w:rsidR="000A5816">
        <w:rPr>
          <w:rFonts w:ascii="Arial" w:eastAsia="Times New Roman" w:hAnsi="Arial" w:cs="Arial"/>
          <w:color w:val="000000"/>
          <w:sz w:val="30"/>
          <w:szCs w:val="30"/>
          <w:lang w:eastAsia="pt-BR"/>
        </w:rPr>
        <w:t>,</w:t>
      </w:r>
      <w:r w:rsidR="00F33EC9" w:rsidRPr="00FA6585">
        <w:rPr>
          <w:rFonts w:ascii="Arial" w:eastAsia="Times New Roman" w:hAnsi="Arial" w:cs="Arial"/>
          <w:color w:val="000000"/>
          <w:sz w:val="30"/>
          <w:szCs w:val="30"/>
          <w:lang w:eastAsia="pt-BR"/>
        </w:rPr>
        <w:t xml:space="preserve"> </w:t>
      </w:r>
      <w:r w:rsidRPr="00FA6585">
        <w:rPr>
          <w:rFonts w:ascii="Arial" w:eastAsia="Times New Roman" w:hAnsi="Arial" w:cs="Arial"/>
          <w:color w:val="000000"/>
          <w:sz w:val="30"/>
          <w:szCs w:val="30"/>
          <w:lang w:eastAsia="pt-BR"/>
        </w:rPr>
        <w:t xml:space="preserve">antes de </w:t>
      </w:r>
      <w:r w:rsidR="00F33EC9">
        <w:rPr>
          <w:rFonts w:ascii="Arial" w:eastAsia="Times New Roman" w:hAnsi="Arial" w:cs="Arial"/>
          <w:color w:val="000000"/>
          <w:sz w:val="30"/>
          <w:szCs w:val="30"/>
          <w:lang w:eastAsia="pt-BR"/>
        </w:rPr>
        <w:t>efetuar a compra.</w:t>
      </w:r>
    </w:p>
    <w:p w14:paraId="13E367C1" w14:textId="77777777" w:rsidR="000A5816" w:rsidRPr="00D46342" w:rsidRDefault="00605D67" w:rsidP="00FA6585">
      <w:pPr>
        <w:spacing w:before="100" w:beforeAutospacing="1" w:after="100" w:afterAutospacing="1"/>
        <w:jc w:val="both"/>
        <w:rPr>
          <w:rFonts w:ascii="Arial" w:eastAsia="Times New Roman" w:hAnsi="Arial" w:cs="Arial"/>
          <w:b/>
          <w:color w:val="000000"/>
          <w:sz w:val="30"/>
          <w:szCs w:val="30"/>
          <w:lang w:eastAsia="pt-BR"/>
        </w:rPr>
      </w:pPr>
      <w:r w:rsidRPr="00605D67">
        <w:rPr>
          <w:rFonts w:ascii="Arial" w:eastAsia="Times New Roman" w:hAnsi="Arial" w:cs="Arial"/>
          <w:b/>
          <w:color w:val="000000"/>
          <w:sz w:val="30"/>
          <w:szCs w:val="30"/>
          <w:lang w:eastAsia="pt-BR"/>
        </w:rPr>
        <w:t>O que é Patrimônio de Afetação?</w:t>
      </w:r>
    </w:p>
    <w:p w14:paraId="16100965" w14:textId="77777777" w:rsidR="000A5816" w:rsidRDefault="000A5816" w:rsidP="00FA6585">
      <w:pPr>
        <w:spacing w:before="100" w:beforeAutospacing="1" w:after="100" w:afterAutospacing="1"/>
        <w:jc w:val="both"/>
        <w:rPr>
          <w:rFonts w:ascii="Arial" w:eastAsia="Times New Roman" w:hAnsi="Arial" w:cs="Arial"/>
          <w:color w:val="000000"/>
          <w:sz w:val="30"/>
          <w:szCs w:val="30"/>
          <w:lang w:eastAsia="pt-BR"/>
        </w:rPr>
      </w:pPr>
      <w:r>
        <w:rPr>
          <w:rFonts w:ascii="Arial" w:eastAsia="Times New Roman" w:hAnsi="Arial" w:cs="Arial"/>
          <w:color w:val="000000"/>
          <w:sz w:val="30"/>
          <w:szCs w:val="30"/>
          <w:lang w:eastAsia="pt-BR"/>
        </w:rPr>
        <w:t>O patrimônio de afetação é um regime opcional da incorporação em que todos os bens e direitos relativos ao empreendimento ficam apartados do patrimônio da incorporadora e não respondem por outras dívidas ou obrigações da incorporadora, mesmo no caso de sua falência. No caso de paralisação das obras, os condôminos podem decidir de forma independente por sua continuidade ou não, podendo ainda vender as unidades remanescentes da incorporadora para obter recursos para a construção ou mesmo vender todo o empreendimento.</w:t>
      </w:r>
    </w:p>
    <w:p w14:paraId="0045169A" w14:textId="77777777" w:rsidR="000A5816" w:rsidRDefault="000A5816" w:rsidP="00FA6585">
      <w:pPr>
        <w:spacing w:before="100" w:beforeAutospacing="1" w:after="100" w:afterAutospacing="1"/>
        <w:jc w:val="both"/>
        <w:rPr>
          <w:rFonts w:ascii="Arial" w:eastAsia="Times New Roman" w:hAnsi="Arial" w:cs="Arial"/>
          <w:color w:val="000000"/>
          <w:sz w:val="30"/>
          <w:szCs w:val="30"/>
          <w:lang w:eastAsia="pt-BR"/>
        </w:rPr>
      </w:pPr>
      <w:r>
        <w:rPr>
          <w:rFonts w:ascii="Arial" w:eastAsia="Times New Roman" w:hAnsi="Arial" w:cs="Arial"/>
          <w:color w:val="000000"/>
          <w:sz w:val="30"/>
          <w:szCs w:val="30"/>
          <w:lang w:eastAsia="pt-BR"/>
        </w:rPr>
        <w:t>Além disso, no regime de patrimônio de afetação, a incorporadora fica obrigada a fornecer periodicamente informações sobre o empreendimento para uma Comissão de Representantes dos adquirentes.</w:t>
      </w:r>
    </w:p>
    <w:p w14:paraId="7580BA2E" w14:textId="77777777" w:rsidR="000A5816" w:rsidRPr="00FA6585" w:rsidRDefault="000A5816" w:rsidP="00FA6585">
      <w:pPr>
        <w:spacing w:before="100" w:beforeAutospacing="1" w:after="100" w:afterAutospacing="1"/>
        <w:jc w:val="both"/>
        <w:rPr>
          <w:rFonts w:ascii="Arial" w:eastAsia="Times New Roman" w:hAnsi="Arial" w:cs="Arial"/>
          <w:color w:val="000000"/>
          <w:sz w:val="30"/>
          <w:szCs w:val="30"/>
          <w:lang w:eastAsia="pt-BR"/>
        </w:rPr>
      </w:pPr>
    </w:p>
    <w:p w14:paraId="6673654E"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14:paraId="74024D74" w14:textId="77777777"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w:t>
      </w:r>
      <w:r w:rsidR="00D46342">
        <w:rPr>
          <w:rFonts w:ascii="Arial" w:eastAsia="BatangChe" w:hAnsi="Arial" w:cs="Arial"/>
          <w:iCs/>
          <w:sz w:val="30"/>
          <w:szCs w:val="30"/>
        </w:rPr>
        <w:t>,</w:t>
      </w:r>
      <w:r w:rsidRPr="005649E9">
        <w:rPr>
          <w:rFonts w:ascii="Arial" w:eastAsia="BatangChe" w:hAnsi="Arial" w:cs="Arial"/>
          <w:iCs/>
          <w:sz w:val="30"/>
          <w:szCs w:val="30"/>
        </w:rPr>
        <w:t xml:space="preserve"> </w:t>
      </w:r>
      <w:r w:rsidR="00F33EC9">
        <w:rPr>
          <w:rFonts w:ascii="Arial" w:eastAsia="BatangChe" w:hAnsi="Arial" w:cs="Arial"/>
          <w:iCs/>
          <w:sz w:val="30"/>
          <w:szCs w:val="30"/>
        </w:rPr>
        <w:t xml:space="preserve">há 50 anos </w:t>
      </w:r>
      <w:r w:rsidRPr="005649E9">
        <w:rPr>
          <w:rFonts w:ascii="Arial" w:eastAsia="BatangChe" w:hAnsi="Arial" w:cs="Arial"/>
          <w:iCs/>
          <w:sz w:val="30"/>
          <w:szCs w:val="30"/>
        </w:rPr>
        <w:t>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ordenar as relações entre incorporadore</w:t>
      </w:r>
      <w:r w:rsidR="003C7EAC">
        <w:rPr>
          <w:rFonts w:ascii="Arial" w:hAnsi="Arial" w:cs="Arial"/>
          <w:color w:val="000000"/>
          <w:sz w:val="30"/>
          <w:szCs w:val="30"/>
          <w:shd w:val="clear" w:color="auto" w:fill="FFFFFF"/>
        </w:rPr>
        <w:t xml:space="preserve">s </w:t>
      </w:r>
      <w:r w:rsidR="005649E9" w:rsidRPr="005649E9">
        <w:rPr>
          <w:rFonts w:ascii="Arial" w:hAnsi="Arial" w:cs="Arial"/>
          <w:color w:val="000000"/>
          <w:sz w:val="30"/>
          <w:szCs w:val="30"/>
          <w:shd w:val="clear" w:color="auto" w:fill="FFFFFF"/>
        </w:rPr>
        <w:t>e clientes e estabelecer regras de convivência entre condôminos após a instalação dos Condomínios de utilização dos empreendimentos imobiliários.</w:t>
      </w:r>
      <w:r w:rsidR="00F70263">
        <w:rPr>
          <w:rStyle w:val="apple-converted-space"/>
          <w:rFonts w:ascii="Arial" w:hAnsi="Arial" w:cs="Arial"/>
          <w:color w:val="000000"/>
          <w:sz w:val="30"/>
          <w:szCs w:val="30"/>
          <w:shd w:val="clear" w:color="auto" w:fill="FFFFFF"/>
        </w:rPr>
        <w:t xml:space="preserve"> </w:t>
      </w:r>
    </w:p>
    <w:p w14:paraId="17625F78" w14:textId="77777777" w:rsidR="00D46342" w:rsidRDefault="00D46342" w:rsidP="00FA6585">
      <w:pPr>
        <w:jc w:val="both"/>
        <w:rPr>
          <w:rFonts w:ascii="Arial" w:eastAsia="BatangChe" w:hAnsi="Arial" w:cs="Arial"/>
          <w:b/>
          <w:bCs/>
          <w:iCs/>
          <w:sz w:val="30"/>
          <w:szCs w:val="30"/>
        </w:rPr>
      </w:pPr>
    </w:p>
    <w:p w14:paraId="33F529AE"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t>Qual a duração média do ciclo produtivo da incorporação?</w:t>
      </w:r>
    </w:p>
    <w:p w14:paraId="5F4CBCB2"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incor</w:t>
      </w:r>
      <w:r w:rsidR="003C7EAC">
        <w:rPr>
          <w:rFonts w:ascii="Arial" w:eastAsia="BatangChe" w:hAnsi="Arial" w:cs="Arial"/>
          <w:iCs/>
          <w:sz w:val="30"/>
          <w:szCs w:val="30"/>
        </w:rPr>
        <w:t>poração</w:t>
      </w:r>
      <w:r w:rsidR="000A5816">
        <w:rPr>
          <w:rFonts w:ascii="Arial" w:eastAsia="BatangChe" w:hAnsi="Arial" w:cs="Arial"/>
          <w:iCs/>
          <w:sz w:val="30"/>
          <w:szCs w:val="30"/>
        </w:rPr>
        <w:t xml:space="preserve">, a partir do lançamento, dura </w:t>
      </w:r>
      <w:r w:rsidRPr="00FA6585">
        <w:rPr>
          <w:rFonts w:ascii="Arial" w:eastAsia="BatangChe" w:hAnsi="Arial" w:cs="Arial"/>
          <w:iCs/>
          <w:sz w:val="30"/>
          <w:szCs w:val="30"/>
        </w:rPr>
        <w:t xml:space="preserve">em média 36 meses. </w:t>
      </w:r>
      <w:r w:rsidR="00444539">
        <w:rPr>
          <w:rFonts w:ascii="Arial" w:eastAsia="BatangChe" w:hAnsi="Arial" w:cs="Arial"/>
          <w:iCs/>
          <w:sz w:val="30"/>
          <w:szCs w:val="30"/>
        </w:rPr>
        <w:t>E</w:t>
      </w:r>
      <w:r w:rsidRPr="00FA6585">
        <w:rPr>
          <w:rFonts w:ascii="Arial" w:eastAsia="BatangChe" w:hAnsi="Arial" w:cs="Arial"/>
          <w:iCs/>
          <w:sz w:val="30"/>
          <w:szCs w:val="30"/>
        </w:rPr>
        <w:t xml:space="preserv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w:t>
      </w:r>
      <w:r w:rsidR="00444539">
        <w:rPr>
          <w:rFonts w:ascii="Arial" w:eastAsia="BatangChe" w:hAnsi="Arial" w:cs="Arial"/>
          <w:iCs/>
          <w:sz w:val="30"/>
          <w:szCs w:val="30"/>
        </w:rPr>
        <w:t>,</w:t>
      </w:r>
      <w:r w:rsidR="00761599" w:rsidRPr="00FA6585">
        <w:rPr>
          <w:rFonts w:ascii="Arial" w:eastAsia="BatangChe" w:hAnsi="Arial" w:cs="Arial"/>
          <w:iCs/>
          <w:sz w:val="30"/>
          <w:szCs w:val="30"/>
        </w:rPr>
        <w:t xml:space="preserve"> </w:t>
      </w:r>
      <w:r w:rsidR="00D46342">
        <w:rPr>
          <w:rFonts w:ascii="Arial" w:eastAsia="BatangChe" w:hAnsi="Arial" w:cs="Arial"/>
          <w:iCs/>
          <w:sz w:val="30"/>
          <w:szCs w:val="30"/>
        </w:rPr>
        <w:t>à</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w:t>
      </w:r>
      <w:r w:rsidR="00557F69">
        <w:rPr>
          <w:rFonts w:ascii="Arial" w:eastAsia="BatangChe" w:hAnsi="Arial" w:cs="Arial"/>
          <w:iCs/>
          <w:sz w:val="30"/>
          <w:szCs w:val="30"/>
        </w:rPr>
        <w:t xml:space="preserve">se adequar o prazo à capacidade </w:t>
      </w:r>
      <w:r w:rsidR="00761599" w:rsidRPr="00FA6585">
        <w:rPr>
          <w:rFonts w:ascii="Arial" w:eastAsia="BatangChe" w:hAnsi="Arial" w:cs="Arial"/>
          <w:iCs/>
          <w:sz w:val="30"/>
          <w:szCs w:val="30"/>
        </w:rPr>
        <w:t xml:space="preserve">de pagamento </w:t>
      </w:r>
      <w:r w:rsidR="00713F7F" w:rsidRPr="00FA6585">
        <w:rPr>
          <w:rFonts w:ascii="Arial" w:eastAsia="BatangChe" w:hAnsi="Arial" w:cs="Arial"/>
          <w:iCs/>
          <w:sz w:val="30"/>
          <w:szCs w:val="30"/>
        </w:rPr>
        <w:t>do comprador</w:t>
      </w:r>
      <w:r w:rsidR="00557F69">
        <w:rPr>
          <w:rFonts w:ascii="Arial" w:eastAsia="BatangChe" w:hAnsi="Arial" w:cs="Arial"/>
          <w:iCs/>
          <w:sz w:val="30"/>
          <w:szCs w:val="30"/>
        </w:rPr>
        <w:t xml:space="preserve"> e não necessariamente ao processo de construção.</w:t>
      </w:r>
    </w:p>
    <w:p w14:paraId="1DEFD341" w14:textId="77777777" w:rsidR="00DD6F0A" w:rsidRDefault="00557F69" w:rsidP="00FA6585">
      <w:pPr>
        <w:jc w:val="both"/>
        <w:rPr>
          <w:rFonts w:ascii="Arial" w:eastAsia="BatangChe" w:hAnsi="Arial" w:cs="Arial"/>
          <w:iCs/>
          <w:sz w:val="30"/>
          <w:szCs w:val="30"/>
        </w:rPr>
      </w:pPr>
      <w:r>
        <w:rPr>
          <w:rFonts w:ascii="Arial" w:eastAsia="BatangChe" w:hAnsi="Arial" w:cs="Arial"/>
          <w:iCs/>
          <w:sz w:val="30"/>
          <w:szCs w:val="30"/>
        </w:rPr>
        <w:t>O</w:t>
      </w:r>
      <w:r w:rsidR="00BF1C5D" w:rsidRPr="00FA6585">
        <w:rPr>
          <w:rFonts w:ascii="Arial" w:eastAsia="BatangChe" w:hAnsi="Arial" w:cs="Arial"/>
          <w:iCs/>
          <w:sz w:val="30"/>
          <w:szCs w:val="30"/>
        </w:rPr>
        <w:t xml:space="preserve"> </w:t>
      </w:r>
      <w:r w:rsidR="00DD6F0A" w:rsidRPr="00FA6585">
        <w:rPr>
          <w:rFonts w:ascii="Arial" w:eastAsia="BatangChe" w:hAnsi="Arial" w:cs="Arial"/>
          <w:iCs/>
          <w:sz w:val="30"/>
          <w:szCs w:val="30"/>
        </w:rPr>
        <w:t xml:space="preserve">ciclo permite </w:t>
      </w:r>
      <w:r w:rsidR="00AD6F7F" w:rsidRPr="00FA6585">
        <w:rPr>
          <w:rFonts w:ascii="Arial" w:eastAsia="BatangChe" w:hAnsi="Arial" w:cs="Arial"/>
          <w:iCs/>
          <w:sz w:val="30"/>
          <w:szCs w:val="30"/>
        </w:rPr>
        <w:t>que os compradores paguem</w:t>
      </w:r>
      <w:r w:rsidR="00DD6F0A"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00DD6F0A" w:rsidRPr="00FA6585">
        <w:rPr>
          <w:rFonts w:ascii="Arial" w:eastAsia="BatangChe" w:hAnsi="Arial" w:cs="Arial"/>
          <w:iCs/>
          <w:sz w:val="30"/>
          <w:szCs w:val="30"/>
        </w:rPr>
        <w:t xml:space="preserve"> uma participação do comprador com cerca de 20-30% do valor do imóvel</w:t>
      </w:r>
      <w:r>
        <w:rPr>
          <w:rFonts w:ascii="Arial" w:eastAsia="BatangChe" w:hAnsi="Arial" w:cs="Arial"/>
          <w:iCs/>
          <w:sz w:val="30"/>
          <w:szCs w:val="30"/>
        </w:rPr>
        <w:t xml:space="preserve"> para financiar o saldo restante</w:t>
      </w:r>
      <w:r w:rsidR="00DD6F0A" w:rsidRPr="00FA6585">
        <w:rPr>
          <w:rFonts w:ascii="Arial" w:eastAsia="BatangChe" w:hAnsi="Arial" w:cs="Arial"/>
          <w:iCs/>
          <w:sz w:val="30"/>
          <w:szCs w:val="30"/>
        </w:rPr>
        <w:t>.</w:t>
      </w:r>
    </w:p>
    <w:p w14:paraId="14882F3F" w14:textId="77777777" w:rsidR="002F2B65" w:rsidRDefault="002F2B65" w:rsidP="00FA6585">
      <w:pPr>
        <w:jc w:val="both"/>
        <w:rPr>
          <w:rFonts w:ascii="Arial" w:eastAsia="BatangChe" w:hAnsi="Arial" w:cs="Arial"/>
          <w:iCs/>
          <w:sz w:val="30"/>
          <w:szCs w:val="30"/>
        </w:rPr>
      </w:pPr>
      <w:r>
        <w:rPr>
          <w:rFonts w:ascii="Arial" w:eastAsia="BatangChe" w:hAnsi="Arial" w:cs="Arial"/>
          <w:iCs/>
          <w:sz w:val="30"/>
          <w:szCs w:val="30"/>
        </w:rPr>
        <w:t>Entretanto, o ciclo total do empreendimento para o incorporador é bem maior e se inicia meses ou anos antes do lançamento, com a aquisição do terreno, aprovação do projeto,  obtenção das licenças e registro da incorporação. Com isso, o incorporador já incorre em custos muito tempo antes de começar a venda das unidades.</w:t>
      </w:r>
    </w:p>
    <w:p w14:paraId="47893411" w14:textId="77777777" w:rsidR="00D46342" w:rsidRPr="00FA6585" w:rsidRDefault="00D46342" w:rsidP="00FA6585">
      <w:pPr>
        <w:jc w:val="both"/>
        <w:rPr>
          <w:rFonts w:ascii="Arial" w:eastAsia="BatangChe" w:hAnsi="Arial" w:cs="Arial"/>
          <w:iCs/>
          <w:sz w:val="30"/>
          <w:szCs w:val="30"/>
        </w:rPr>
      </w:pPr>
    </w:p>
    <w:p w14:paraId="759F4225" w14:textId="77777777"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14:paraId="79B97AB3" w14:textId="77777777" w:rsidR="009D5956" w:rsidRDefault="00D22376" w:rsidP="00FA6585">
      <w:pPr>
        <w:jc w:val="both"/>
        <w:rPr>
          <w:rFonts w:ascii="Arial" w:eastAsia="BatangChe" w:hAnsi="Arial" w:cs="Arial"/>
          <w:iCs/>
          <w:sz w:val="30"/>
          <w:szCs w:val="30"/>
        </w:rPr>
      </w:pPr>
      <w:ins w:id="333" w:author="Fabio B" w:date="2015-03-09T18:53:00Z">
        <w:r>
          <w:rPr>
            <w:rFonts w:ascii="Arial" w:eastAsia="BatangChe" w:hAnsi="Arial" w:cs="Arial"/>
            <w:iCs/>
            <w:sz w:val="30"/>
            <w:szCs w:val="30"/>
          </w:rPr>
          <w:t xml:space="preserve">Especulação imobiliária é </w:t>
        </w:r>
      </w:ins>
      <w:ins w:id="334" w:author="Fabio B" w:date="2015-03-09T18:54:00Z">
        <w:r>
          <w:rPr>
            <w:rFonts w:ascii="Arial" w:eastAsia="BatangChe" w:hAnsi="Arial" w:cs="Arial"/>
            <w:iCs/>
            <w:sz w:val="30"/>
            <w:szCs w:val="30"/>
          </w:rPr>
          <w:t>comprar o terreno e esperar a valorização.</w:t>
        </w:r>
      </w:ins>
      <w:ins w:id="335" w:author="Fabio B" w:date="2015-03-09T18:57:00Z">
        <w:r w:rsidRPr="00D22376">
          <w:rPr>
            <w:rFonts w:ascii="Arial" w:eastAsia="BatangChe" w:hAnsi="Arial" w:cs="Arial"/>
            <w:iCs/>
            <w:sz w:val="30"/>
            <w:szCs w:val="30"/>
          </w:rPr>
          <w:t xml:space="preserve"> </w:t>
        </w:r>
      </w:ins>
      <w:ins w:id="336" w:author="Fabio B" w:date="2015-03-10T11:53:00Z">
        <w:r w:rsidR="00A25CD4">
          <w:rPr>
            <w:rFonts w:ascii="Arial" w:eastAsia="BatangChe" w:hAnsi="Arial" w:cs="Arial"/>
            <w:iCs/>
            <w:sz w:val="30"/>
            <w:szCs w:val="30"/>
          </w:rPr>
          <w:t>No neg</w:t>
        </w:r>
      </w:ins>
      <w:ins w:id="337" w:author="Fabio B" w:date="2015-03-10T11:54:00Z">
        <w:r w:rsidR="00A25CD4">
          <w:rPr>
            <w:rFonts w:ascii="Arial" w:eastAsia="BatangChe" w:hAnsi="Arial" w:cs="Arial"/>
            <w:iCs/>
            <w:sz w:val="30"/>
            <w:szCs w:val="30"/>
          </w:rPr>
          <w:t>ócio imobiliário a</w:t>
        </w:r>
      </w:ins>
      <w:ins w:id="338" w:author="Fabio B" w:date="2015-03-09T18:57:00Z">
        <w:r>
          <w:rPr>
            <w:rFonts w:ascii="Arial" w:eastAsia="BatangChe" w:hAnsi="Arial" w:cs="Arial"/>
            <w:iCs/>
            <w:sz w:val="30"/>
            <w:szCs w:val="30"/>
          </w:rPr>
          <w:t xml:space="preserve"> terra é</w:t>
        </w:r>
      </w:ins>
      <w:ins w:id="339" w:author="Fabio B" w:date="2015-03-10T11:54:00Z">
        <w:r w:rsidR="00A25CD4">
          <w:rPr>
            <w:rFonts w:ascii="Arial" w:eastAsia="BatangChe" w:hAnsi="Arial" w:cs="Arial"/>
            <w:iCs/>
            <w:sz w:val="30"/>
            <w:szCs w:val="30"/>
          </w:rPr>
          <w:t xml:space="preserve"> um</w:t>
        </w:r>
      </w:ins>
      <w:ins w:id="340" w:author="Fabio B" w:date="2015-03-09T18:57:00Z">
        <w:r w:rsidR="00A25CD4">
          <w:rPr>
            <w:rFonts w:ascii="Arial" w:eastAsia="BatangChe" w:hAnsi="Arial" w:cs="Arial"/>
            <w:iCs/>
            <w:sz w:val="30"/>
            <w:szCs w:val="30"/>
          </w:rPr>
          <w:t xml:space="preserve"> insumo </w:t>
        </w:r>
      </w:ins>
      <w:ins w:id="341" w:author="Fabio B" w:date="2015-03-10T11:54:00Z">
        <w:r w:rsidR="00A25CD4">
          <w:rPr>
            <w:rFonts w:ascii="Arial" w:eastAsia="BatangChe" w:hAnsi="Arial" w:cs="Arial"/>
            <w:iCs/>
            <w:sz w:val="30"/>
            <w:szCs w:val="30"/>
          </w:rPr>
          <w:t>e a</w:t>
        </w:r>
      </w:ins>
      <w:del w:id="342" w:author="Fabio B" w:date="2015-03-10T11:54:00Z">
        <w:r w:rsidR="00245056" w:rsidDel="00A25CD4">
          <w:rPr>
            <w:rFonts w:ascii="Arial" w:eastAsia="BatangChe" w:hAnsi="Arial" w:cs="Arial"/>
            <w:iCs/>
            <w:sz w:val="30"/>
            <w:szCs w:val="30"/>
          </w:rPr>
          <w:delText>A</w:delText>
        </w:r>
      </w:del>
      <w:r w:rsidR="00245056">
        <w:rPr>
          <w:rFonts w:ascii="Arial" w:eastAsia="BatangChe" w:hAnsi="Arial" w:cs="Arial"/>
          <w:iCs/>
          <w:sz w:val="30"/>
          <w:szCs w:val="30"/>
        </w:rPr>
        <w:t xml:space="preserve"> aquisição de insumos com muita antecedência </w:t>
      </w:r>
      <w:del w:id="343" w:author="Fabio B" w:date="2015-03-10T11:55:00Z">
        <w:r w:rsidR="00245056" w:rsidDel="00A25CD4">
          <w:rPr>
            <w:rFonts w:ascii="Arial" w:eastAsia="BatangChe" w:hAnsi="Arial" w:cs="Arial"/>
            <w:iCs/>
            <w:sz w:val="30"/>
            <w:szCs w:val="30"/>
          </w:rPr>
          <w:delText xml:space="preserve">para a execução de um projeto </w:delText>
        </w:r>
      </w:del>
      <w:r w:rsidR="00245056">
        <w:rPr>
          <w:rFonts w:ascii="Arial" w:eastAsia="BatangChe" w:hAnsi="Arial" w:cs="Arial"/>
          <w:iCs/>
          <w:sz w:val="30"/>
          <w:szCs w:val="30"/>
        </w:rPr>
        <w:t>eleva riscos e custos de um empreendimento imobiliário. Assim, o</w:t>
      </w:r>
      <w:r w:rsidR="009D5956">
        <w:rPr>
          <w:rFonts w:ascii="Arial" w:eastAsia="BatangChe" w:hAnsi="Arial" w:cs="Arial"/>
          <w:iCs/>
          <w:sz w:val="30"/>
          <w:szCs w:val="30"/>
        </w:rPr>
        <w:t xml:space="preserve"> </w:t>
      </w:r>
      <w:r w:rsidR="002F2B65">
        <w:rPr>
          <w:rFonts w:ascii="Arial" w:eastAsia="BatangChe" w:hAnsi="Arial" w:cs="Arial"/>
          <w:iCs/>
          <w:sz w:val="30"/>
          <w:szCs w:val="30"/>
        </w:rPr>
        <w:t>incorporador se contrapõe à</w:t>
      </w:r>
      <w:r w:rsidR="009D5956">
        <w:rPr>
          <w:rFonts w:ascii="Arial" w:eastAsia="BatangChe" w:hAnsi="Arial" w:cs="Arial"/>
          <w:iCs/>
          <w:sz w:val="30"/>
          <w:szCs w:val="30"/>
        </w:rPr>
        <w:t xml:space="preserve"> especulação imobiliária</w:t>
      </w:r>
      <w:r w:rsidR="00245056">
        <w:rPr>
          <w:rFonts w:ascii="Arial" w:eastAsia="BatangChe" w:hAnsi="Arial" w:cs="Arial"/>
          <w:iCs/>
          <w:sz w:val="30"/>
          <w:szCs w:val="30"/>
        </w:rPr>
        <w:t xml:space="preserve">. A prática </w:t>
      </w:r>
      <w:r w:rsidR="00F73483">
        <w:rPr>
          <w:rFonts w:ascii="Arial" w:eastAsia="BatangChe" w:hAnsi="Arial" w:cs="Arial"/>
          <w:iCs/>
          <w:sz w:val="30"/>
          <w:szCs w:val="30"/>
        </w:rPr>
        <w:t>comum</w:t>
      </w:r>
      <w:r w:rsidR="00245056">
        <w:rPr>
          <w:rFonts w:ascii="Arial" w:eastAsia="BatangChe" w:hAnsi="Arial" w:cs="Arial"/>
          <w:iCs/>
          <w:sz w:val="30"/>
          <w:szCs w:val="30"/>
        </w:rPr>
        <w:t xml:space="preserve"> é que o incorporador adquira insumos</w:t>
      </w:r>
      <w:del w:id="344" w:author="Fabio B" w:date="2015-03-10T11:57:00Z">
        <w:r w:rsidR="00245056" w:rsidDel="00A25CD4">
          <w:rPr>
            <w:rFonts w:ascii="Arial" w:eastAsia="BatangChe" w:hAnsi="Arial" w:cs="Arial"/>
            <w:iCs/>
            <w:sz w:val="30"/>
            <w:szCs w:val="30"/>
          </w:rPr>
          <w:delText xml:space="preserve">, como terrenos, </w:delText>
        </w:r>
      </w:del>
      <w:ins w:id="345" w:author="Fabio B" w:date="2015-03-10T11:57:00Z">
        <w:r w:rsidR="00A25CD4">
          <w:rPr>
            <w:rFonts w:ascii="Arial" w:eastAsia="BatangChe" w:hAnsi="Arial" w:cs="Arial"/>
            <w:iCs/>
            <w:sz w:val="30"/>
            <w:szCs w:val="30"/>
          </w:rPr>
          <w:t xml:space="preserve"> </w:t>
        </w:r>
      </w:ins>
      <w:ins w:id="346" w:author="Fabio B" w:date="2015-03-10T11:55:00Z">
        <w:r w:rsidR="00A25CD4">
          <w:rPr>
            <w:rFonts w:ascii="Arial" w:eastAsia="BatangChe" w:hAnsi="Arial" w:cs="Arial"/>
            <w:iCs/>
            <w:sz w:val="30"/>
            <w:szCs w:val="30"/>
          </w:rPr>
          <w:t xml:space="preserve">e os utilize </w:t>
        </w:r>
      </w:ins>
      <w:r w:rsidR="009D5956">
        <w:rPr>
          <w:rFonts w:ascii="Arial" w:eastAsia="BatangChe" w:hAnsi="Arial" w:cs="Arial"/>
          <w:iCs/>
          <w:sz w:val="30"/>
          <w:szCs w:val="30"/>
        </w:rPr>
        <w:t xml:space="preserve">no menor prazo possível </w:t>
      </w:r>
      <w:r w:rsidR="00245056">
        <w:rPr>
          <w:rFonts w:ascii="Arial" w:eastAsia="BatangChe" w:hAnsi="Arial" w:cs="Arial"/>
          <w:iCs/>
          <w:sz w:val="30"/>
          <w:szCs w:val="30"/>
        </w:rPr>
        <w:t>para tornar s</w:t>
      </w:r>
      <w:ins w:id="347" w:author="Fabio B" w:date="2015-03-10T11:57:00Z">
        <w:r w:rsidR="00A25CD4">
          <w:rPr>
            <w:rFonts w:ascii="Arial" w:eastAsia="BatangChe" w:hAnsi="Arial" w:cs="Arial"/>
            <w:iCs/>
            <w:sz w:val="30"/>
            <w:szCs w:val="30"/>
          </w:rPr>
          <w:t>eu produto</w:t>
        </w:r>
      </w:ins>
      <w:del w:id="348" w:author="Fabio B" w:date="2015-03-10T11:57:00Z">
        <w:r w:rsidR="00245056" w:rsidDel="00A25CD4">
          <w:rPr>
            <w:rFonts w:ascii="Arial" w:eastAsia="BatangChe" w:hAnsi="Arial" w:cs="Arial"/>
            <w:iCs/>
            <w:sz w:val="30"/>
            <w:szCs w:val="30"/>
          </w:rPr>
          <w:delText>ua oferta</w:delText>
        </w:r>
      </w:del>
      <w:r w:rsidR="00245056">
        <w:rPr>
          <w:rFonts w:ascii="Arial" w:eastAsia="BatangChe" w:hAnsi="Arial" w:cs="Arial"/>
          <w:iCs/>
          <w:sz w:val="30"/>
          <w:szCs w:val="30"/>
        </w:rPr>
        <w:t xml:space="preserve"> mais competitiv</w:t>
      </w:r>
      <w:ins w:id="349" w:author="Fabio B" w:date="2015-03-10T11:59:00Z">
        <w:r w:rsidR="00A25CD4">
          <w:rPr>
            <w:rFonts w:ascii="Arial" w:eastAsia="BatangChe" w:hAnsi="Arial" w:cs="Arial"/>
            <w:iCs/>
            <w:sz w:val="30"/>
            <w:szCs w:val="30"/>
          </w:rPr>
          <w:t>o</w:t>
        </w:r>
      </w:ins>
      <w:del w:id="350" w:author="Fabio B" w:date="2015-03-10T11:57:00Z">
        <w:r w:rsidR="00245056" w:rsidDel="00A25CD4">
          <w:rPr>
            <w:rFonts w:ascii="Arial" w:eastAsia="BatangChe" w:hAnsi="Arial" w:cs="Arial"/>
            <w:iCs/>
            <w:sz w:val="30"/>
            <w:szCs w:val="30"/>
          </w:rPr>
          <w:delText>a</w:delText>
        </w:r>
      </w:del>
      <w:r w:rsidR="00245056">
        <w:rPr>
          <w:rFonts w:ascii="Arial" w:eastAsia="BatangChe" w:hAnsi="Arial" w:cs="Arial"/>
          <w:iCs/>
          <w:sz w:val="30"/>
          <w:szCs w:val="30"/>
        </w:rPr>
        <w:t xml:space="preserve"> </w:t>
      </w:r>
      <w:r w:rsidR="009D5956">
        <w:rPr>
          <w:rFonts w:ascii="Arial" w:eastAsia="BatangChe" w:hAnsi="Arial" w:cs="Arial"/>
          <w:iCs/>
          <w:sz w:val="30"/>
          <w:szCs w:val="30"/>
        </w:rPr>
        <w:t>e atender as expectativas dos compradores.</w:t>
      </w:r>
      <w:r w:rsidR="00245056">
        <w:rPr>
          <w:rFonts w:ascii="Arial" w:eastAsia="BatangChe" w:hAnsi="Arial" w:cs="Arial"/>
          <w:iCs/>
          <w:sz w:val="30"/>
          <w:szCs w:val="30"/>
        </w:rPr>
        <w:t xml:space="preserve"> </w:t>
      </w:r>
    </w:p>
    <w:p w14:paraId="5BA52F92" w14:textId="77777777" w:rsidR="00446086" w:rsidRDefault="00446086" w:rsidP="00FA6585">
      <w:pPr>
        <w:jc w:val="both"/>
        <w:rPr>
          <w:rFonts w:ascii="Arial" w:eastAsia="BatangChe" w:hAnsi="Arial" w:cs="Arial"/>
          <w:iCs/>
          <w:sz w:val="30"/>
          <w:szCs w:val="30"/>
        </w:rPr>
      </w:pPr>
    </w:p>
    <w:p w14:paraId="6B1EC855" w14:textId="77777777" w:rsidR="00446086" w:rsidRDefault="00DF5702" w:rsidP="00FA6585">
      <w:pPr>
        <w:jc w:val="both"/>
        <w:rPr>
          <w:rFonts w:ascii="Arial" w:eastAsia="BatangChe" w:hAnsi="Arial" w:cs="Arial"/>
          <w:b/>
          <w:iCs/>
          <w:sz w:val="30"/>
          <w:szCs w:val="30"/>
        </w:rPr>
      </w:pPr>
      <w:r>
        <w:rPr>
          <w:rFonts w:ascii="Arial" w:eastAsia="BatangChe" w:hAnsi="Arial" w:cs="Arial"/>
          <w:b/>
          <w:iCs/>
          <w:sz w:val="30"/>
          <w:szCs w:val="30"/>
        </w:rPr>
        <w:t>O lucro na incorporação imobiliária é muito elevado?</w:t>
      </w:r>
    </w:p>
    <w:p w14:paraId="16F84BFC" w14:textId="77777777" w:rsidR="00B25E50" w:rsidRDefault="00B25E50" w:rsidP="00446086">
      <w:pPr>
        <w:jc w:val="both"/>
        <w:rPr>
          <w:ins w:id="351" w:author="Fabio B" w:date="2015-03-09T16:36:00Z"/>
          <w:rFonts w:ascii="Arial" w:eastAsia="BatangChe" w:hAnsi="Arial" w:cs="Arial"/>
          <w:iCs/>
          <w:sz w:val="30"/>
          <w:szCs w:val="30"/>
        </w:rPr>
      </w:pPr>
      <w:ins w:id="352" w:author="Fabio B" w:date="2015-03-09T16:30:00Z">
        <w:r>
          <w:rPr>
            <w:rFonts w:ascii="Arial" w:eastAsia="BatangChe" w:hAnsi="Arial" w:cs="Arial"/>
            <w:iCs/>
            <w:sz w:val="30"/>
            <w:szCs w:val="30"/>
          </w:rPr>
          <w:t>As margens de lucro são absolutamente controladas pela competiç</w:t>
        </w:r>
      </w:ins>
      <w:ins w:id="353" w:author="Fabio B" w:date="2015-03-09T16:31:00Z">
        <w:r>
          <w:rPr>
            <w:rFonts w:ascii="Arial" w:eastAsia="BatangChe" w:hAnsi="Arial" w:cs="Arial"/>
            <w:iCs/>
            <w:sz w:val="30"/>
            <w:szCs w:val="30"/>
          </w:rPr>
          <w:t>ão do setor, que é formado por milhares de empresas que competem entre si com</w:t>
        </w:r>
      </w:ins>
      <w:ins w:id="354" w:author="Fabio B" w:date="2015-03-09T16:33:00Z">
        <w:r>
          <w:rPr>
            <w:rFonts w:ascii="Arial" w:eastAsia="BatangChe" w:hAnsi="Arial" w:cs="Arial"/>
            <w:iCs/>
            <w:sz w:val="30"/>
            <w:szCs w:val="30"/>
          </w:rPr>
          <w:t xml:space="preserve"> </w:t>
        </w:r>
      </w:ins>
      <w:ins w:id="355" w:author="Fabio B" w:date="2015-03-09T16:31:00Z">
        <w:r>
          <w:rPr>
            <w:rFonts w:ascii="Arial" w:eastAsia="BatangChe" w:hAnsi="Arial" w:cs="Arial"/>
            <w:iCs/>
            <w:sz w:val="30"/>
            <w:szCs w:val="30"/>
          </w:rPr>
          <w:t>barreira</w:t>
        </w:r>
      </w:ins>
      <w:ins w:id="356" w:author="Fabio B" w:date="2015-03-09T16:33:00Z">
        <w:r>
          <w:rPr>
            <w:rFonts w:ascii="Arial" w:eastAsia="BatangChe" w:hAnsi="Arial" w:cs="Arial"/>
            <w:iCs/>
            <w:sz w:val="30"/>
            <w:szCs w:val="30"/>
          </w:rPr>
          <w:t>s</w:t>
        </w:r>
      </w:ins>
      <w:ins w:id="357" w:author="Fabio B" w:date="2015-03-09T16:31:00Z">
        <w:r>
          <w:rPr>
            <w:rFonts w:ascii="Arial" w:eastAsia="BatangChe" w:hAnsi="Arial" w:cs="Arial"/>
            <w:iCs/>
            <w:sz w:val="30"/>
            <w:szCs w:val="30"/>
          </w:rPr>
          <w:t xml:space="preserve"> de entrada</w:t>
        </w:r>
      </w:ins>
      <w:ins w:id="358" w:author="Fabio B" w:date="2015-03-09T16:33:00Z">
        <w:r>
          <w:rPr>
            <w:rFonts w:ascii="Arial" w:eastAsia="BatangChe" w:hAnsi="Arial" w:cs="Arial"/>
            <w:iCs/>
            <w:sz w:val="30"/>
            <w:szCs w:val="30"/>
          </w:rPr>
          <w:t xml:space="preserve"> muito baixas. </w:t>
        </w:r>
      </w:ins>
    </w:p>
    <w:p w14:paraId="4E87B3A0" w14:textId="77777777" w:rsidR="00B25E50" w:rsidRDefault="00B25E50" w:rsidP="00446086">
      <w:pPr>
        <w:jc w:val="both"/>
        <w:rPr>
          <w:ins w:id="359" w:author="Fabio B" w:date="2015-03-09T16:30:00Z"/>
          <w:rFonts w:ascii="Arial" w:eastAsia="BatangChe" w:hAnsi="Arial" w:cs="Arial"/>
          <w:iCs/>
          <w:sz w:val="30"/>
          <w:szCs w:val="30"/>
        </w:rPr>
      </w:pPr>
      <w:ins w:id="360" w:author="Fabio B" w:date="2015-03-09T16:36:00Z">
        <w:r>
          <w:rPr>
            <w:rFonts w:ascii="Arial" w:eastAsia="BatangChe" w:hAnsi="Arial" w:cs="Arial"/>
            <w:iCs/>
            <w:sz w:val="30"/>
            <w:szCs w:val="30"/>
          </w:rPr>
          <w:t xml:space="preserve">Importante destacar que </w:t>
        </w:r>
      </w:ins>
      <w:ins w:id="361" w:author="Fabio B" w:date="2015-03-09T16:37:00Z">
        <w:r>
          <w:rPr>
            <w:rFonts w:ascii="Arial" w:eastAsia="BatangChe" w:hAnsi="Arial" w:cs="Arial"/>
            <w:iCs/>
            <w:sz w:val="30"/>
            <w:szCs w:val="30"/>
          </w:rPr>
          <w:t>o ciclo da incorporação imobiliário é longo e isso exace</w:t>
        </w:r>
      </w:ins>
      <w:ins w:id="362" w:author="Fabio B" w:date="2015-03-09T16:38:00Z">
        <w:r>
          <w:rPr>
            <w:rFonts w:ascii="Arial" w:eastAsia="BatangChe" w:hAnsi="Arial" w:cs="Arial"/>
            <w:iCs/>
            <w:sz w:val="30"/>
            <w:szCs w:val="30"/>
          </w:rPr>
          <w:t>r</w:t>
        </w:r>
      </w:ins>
      <w:ins w:id="363" w:author="Fabio B" w:date="2015-03-09T16:37:00Z">
        <w:r>
          <w:rPr>
            <w:rFonts w:ascii="Arial" w:eastAsia="BatangChe" w:hAnsi="Arial" w:cs="Arial"/>
            <w:iCs/>
            <w:sz w:val="30"/>
            <w:szCs w:val="30"/>
          </w:rPr>
          <w:t xml:space="preserve">ba os riscos inerentes a qualquer projeto (riscos comerciais, </w:t>
        </w:r>
      </w:ins>
      <w:ins w:id="364" w:author="Fabio B" w:date="2015-03-09T16:38:00Z">
        <w:r>
          <w:rPr>
            <w:rFonts w:ascii="Arial" w:eastAsia="BatangChe" w:hAnsi="Arial" w:cs="Arial"/>
            <w:iCs/>
            <w:sz w:val="30"/>
            <w:szCs w:val="30"/>
          </w:rPr>
          <w:t>jurídicos</w:t>
        </w:r>
      </w:ins>
      <w:ins w:id="365" w:author="Fabio B" w:date="2015-03-09T16:37:00Z">
        <w:r>
          <w:rPr>
            <w:rFonts w:ascii="Arial" w:eastAsia="BatangChe" w:hAnsi="Arial" w:cs="Arial"/>
            <w:iCs/>
            <w:sz w:val="30"/>
            <w:szCs w:val="30"/>
          </w:rPr>
          <w:t>,</w:t>
        </w:r>
      </w:ins>
      <w:ins w:id="366" w:author="Fabio B" w:date="2015-03-09T16:38:00Z">
        <w:r>
          <w:rPr>
            <w:rFonts w:ascii="Arial" w:eastAsia="BatangChe" w:hAnsi="Arial" w:cs="Arial"/>
            <w:iCs/>
            <w:sz w:val="30"/>
            <w:szCs w:val="30"/>
          </w:rPr>
          <w:t xml:space="preserve"> financeiros, produção</w:t>
        </w:r>
      </w:ins>
      <w:ins w:id="367" w:author="Fabio B" w:date="2015-03-09T16:39:00Z">
        <w:r>
          <w:rPr>
            <w:rFonts w:ascii="Arial" w:eastAsia="BatangChe" w:hAnsi="Arial" w:cs="Arial"/>
            <w:iCs/>
            <w:sz w:val="30"/>
            <w:szCs w:val="30"/>
          </w:rPr>
          <w:t>, etc</w:t>
        </w:r>
      </w:ins>
      <w:ins w:id="368" w:author="Fabio B" w:date="2015-03-09T16:38:00Z">
        <w:r>
          <w:rPr>
            <w:rFonts w:ascii="Arial" w:eastAsia="BatangChe" w:hAnsi="Arial" w:cs="Arial"/>
            <w:iCs/>
            <w:sz w:val="30"/>
            <w:szCs w:val="30"/>
          </w:rPr>
          <w:t>)</w:t>
        </w:r>
      </w:ins>
      <w:ins w:id="369" w:author="Fabio B" w:date="2015-03-09T16:39:00Z">
        <w:r>
          <w:rPr>
            <w:rFonts w:ascii="Arial" w:eastAsia="BatangChe" w:hAnsi="Arial" w:cs="Arial"/>
            <w:iCs/>
            <w:sz w:val="30"/>
            <w:szCs w:val="30"/>
          </w:rPr>
          <w:t>.</w:t>
        </w:r>
      </w:ins>
      <w:ins w:id="370" w:author="Fabio B" w:date="2015-03-09T16:31:00Z">
        <w:r>
          <w:rPr>
            <w:rFonts w:ascii="Arial" w:eastAsia="BatangChe" w:hAnsi="Arial" w:cs="Arial"/>
            <w:iCs/>
            <w:sz w:val="30"/>
            <w:szCs w:val="30"/>
          </w:rPr>
          <w:t xml:space="preserve"> </w:t>
        </w:r>
      </w:ins>
    </w:p>
    <w:p w14:paraId="4702D9FD" w14:textId="77777777" w:rsidR="00446086" w:rsidDel="00B25E50" w:rsidRDefault="00446086" w:rsidP="00446086">
      <w:pPr>
        <w:jc w:val="both"/>
        <w:rPr>
          <w:del w:id="371" w:author="Fabio B" w:date="2015-03-09T16:39:00Z"/>
          <w:rFonts w:ascii="Arial" w:eastAsia="BatangChe" w:hAnsi="Arial" w:cs="Arial"/>
          <w:iCs/>
          <w:sz w:val="30"/>
          <w:szCs w:val="30"/>
        </w:rPr>
      </w:pPr>
      <w:del w:id="372" w:author="Fabio B" w:date="2015-03-09T16:39:00Z">
        <w:r w:rsidDel="00B25E50">
          <w:rPr>
            <w:rFonts w:ascii="Arial" w:eastAsia="BatangChe" w:hAnsi="Arial" w:cs="Arial"/>
            <w:iCs/>
            <w:sz w:val="30"/>
            <w:szCs w:val="30"/>
          </w:rPr>
          <w:delText xml:space="preserve">As margens de lucro de qualquer negócio devem ser comparadas com as taxas de juros praticadas no mercado. Quando qualquer pessoa, física ou jurídica, se propõe a fazer um investimento, vai comparar o retorno do mesmo com as taxas de juros que seus recursos poderiam obter em um investimento financeiro. </w:delText>
        </w:r>
        <w:r w:rsidR="00245056" w:rsidDel="00B25E50">
          <w:rPr>
            <w:rFonts w:ascii="Arial" w:eastAsia="BatangChe" w:hAnsi="Arial" w:cs="Arial"/>
            <w:iCs/>
            <w:sz w:val="30"/>
            <w:szCs w:val="30"/>
          </w:rPr>
          <w:delText xml:space="preserve">Não há estímulo para investimento se aplicar </w:delText>
        </w:r>
        <w:r w:rsidDel="00B25E50">
          <w:rPr>
            <w:rFonts w:ascii="Arial" w:eastAsia="BatangChe" w:hAnsi="Arial" w:cs="Arial"/>
            <w:iCs/>
            <w:sz w:val="30"/>
            <w:szCs w:val="30"/>
          </w:rPr>
          <w:delText xml:space="preserve">o dinheiro no banco </w:delText>
        </w:r>
        <w:r w:rsidR="00245056" w:rsidDel="00B25E50">
          <w:rPr>
            <w:rFonts w:ascii="Arial" w:eastAsia="BatangChe" w:hAnsi="Arial" w:cs="Arial"/>
            <w:iCs/>
            <w:sz w:val="30"/>
            <w:szCs w:val="30"/>
          </w:rPr>
          <w:delText xml:space="preserve">em uma aplicação conservadora </w:delText>
        </w:r>
        <w:r w:rsidDel="00B25E50">
          <w:rPr>
            <w:rFonts w:ascii="Arial" w:eastAsia="BatangChe" w:hAnsi="Arial" w:cs="Arial"/>
            <w:iCs/>
            <w:sz w:val="30"/>
            <w:szCs w:val="30"/>
          </w:rPr>
          <w:delText>for mais rentável</w:delText>
        </w:r>
        <w:r w:rsidR="00245056" w:rsidDel="00B25E50">
          <w:rPr>
            <w:rFonts w:ascii="Arial" w:eastAsia="BatangChe" w:hAnsi="Arial" w:cs="Arial"/>
            <w:iCs/>
            <w:sz w:val="30"/>
            <w:szCs w:val="30"/>
          </w:rPr>
          <w:delText>.</w:delText>
        </w:r>
      </w:del>
    </w:p>
    <w:p w14:paraId="5371A915" w14:textId="77777777" w:rsidR="00446086" w:rsidRPr="00FA6585" w:rsidDel="00B25E50" w:rsidRDefault="00DF5702" w:rsidP="00446086">
      <w:pPr>
        <w:jc w:val="both"/>
        <w:rPr>
          <w:del w:id="373" w:author="Fabio B" w:date="2015-03-09T16:39:00Z"/>
          <w:rFonts w:ascii="Arial" w:eastAsia="BatangChe" w:hAnsi="Arial" w:cs="Arial"/>
          <w:iCs/>
          <w:sz w:val="30"/>
          <w:szCs w:val="30"/>
        </w:rPr>
      </w:pPr>
      <w:del w:id="374" w:author="Fabio B" w:date="2015-03-09T16:39:00Z">
        <w:r w:rsidDel="00B25E50">
          <w:rPr>
            <w:rFonts w:ascii="Arial" w:eastAsia="BatangChe" w:hAnsi="Arial" w:cs="Arial"/>
            <w:iCs/>
            <w:sz w:val="30"/>
            <w:szCs w:val="30"/>
          </w:rPr>
          <w:delText>O segmento é muito pulverizado e a lei de oferta e procura regula os preços de venda dos imóveis.</w:delText>
        </w:r>
      </w:del>
    </w:p>
    <w:p w14:paraId="4A70733A" w14:textId="77777777" w:rsidR="00446086" w:rsidRPr="00446086" w:rsidDel="00B25E50" w:rsidRDefault="00446086" w:rsidP="00FA6585">
      <w:pPr>
        <w:jc w:val="both"/>
        <w:rPr>
          <w:del w:id="375" w:author="Fabio B" w:date="2015-03-09T16:39:00Z"/>
          <w:rFonts w:ascii="Arial" w:eastAsia="BatangChe" w:hAnsi="Arial" w:cs="Arial"/>
          <w:b/>
          <w:iCs/>
          <w:sz w:val="30"/>
          <w:szCs w:val="30"/>
        </w:rPr>
      </w:pPr>
    </w:p>
    <w:p w14:paraId="570167CA"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1B526BFC" wp14:editId="44056A67">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14:paraId="6BF7838D"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1ECFD2AD" wp14:editId="25D207D9">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2"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14:paraId="117EA9E4"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0583D0E0" wp14:editId="2CF0C7F7">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3"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14:paraId="4348586F"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2C34171D" wp14:editId="656778D8">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4"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14:paraId="4975748A"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14:paraId="3A04A049" w14:textId="77777777" w:rsidR="00DD6F0A" w:rsidRPr="00FA6585" w:rsidRDefault="00DD6F0A" w:rsidP="00FA6585">
      <w:pPr>
        <w:jc w:val="both"/>
        <w:rPr>
          <w:rFonts w:ascii="Arial" w:eastAsia="BatangChe" w:hAnsi="Arial" w:cs="Arial"/>
          <w:b/>
          <w:bCs/>
          <w:iCs/>
          <w:sz w:val="30"/>
          <w:szCs w:val="30"/>
          <w:u w:val="single"/>
        </w:rPr>
      </w:pPr>
    </w:p>
    <w:p w14:paraId="5E85D54D"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14:paraId="4F54E16F"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eastAsia="pt-BR"/>
        </w:rPr>
        <w:drawing>
          <wp:inline distT="0" distB="0" distL="0" distR="0" wp14:anchorId="4D93D0FB" wp14:editId="3AC51735">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5"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14:paraId="06593FD6" w14:textId="77777777" w:rsidR="00DD6F0A" w:rsidRPr="00FA6585" w:rsidRDefault="00DD6F0A" w:rsidP="00FA6585">
      <w:pPr>
        <w:jc w:val="both"/>
        <w:rPr>
          <w:rFonts w:ascii="Arial" w:eastAsia="BatangChe" w:hAnsi="Arial" w:cs="Arial"/>
          <w:iCs/>
          <w:sz w:val="30"/>
          <w:szCs w:val="30"/>
        </w:rPr>
      </w:pPr>
    </w:p>
    <w:p w14:paraId="28F2A66C" w14:textId="77777777"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14:paraId="7FE7411E" w14:textId="77777777"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 xml:space="preserve">A </w:t>
      </w:r>
      <w:r w:rsidR="002F2B65">
        <w:rPr>
          <w:rFonts w:ascii="Arial" w:hAnsi="Arial" w:cs="Arial"/>
          <w:color w:val="000000" w:themeColor="text1"/>
          <w:sz w:val="30"/>
          <w:szCs w:val="30"/>
        </w:rPr>
        <w:t xml:space="preserve">tramitação dos documentos para aprovação </w:t>
      </w:r>
      <w:r w:rsidRPr="00FA6585">
        <w:rPr>
          <w:rFonts w:ascii="Arial" w:hAnsi="Arial" w:cs="Arial"/>
          <w:color w:val="000000" w:themeColor="text1"/>
          <w:sz w:val="30"/>
          <w:szCs w:val="30"/>
        </w:rPr>
        <w:t xml:space="preserve">é </w:t>
      </w:r>
      <w:r w:rsidR="0055468F">
        <w:rPr>
          <w:rFonts w:ascii="Arial" w:hAnsi="Arial" w:cs="Arial"/>
          <w:color w:val="000000" w:themeColor="text1"/>
          <w:sz w:val="30"/>
          <w:szCs w:val="30"/>
        </w:rPr>
        <w:t>necessária para o con</w:t>
      </w:r>
      <w:r w:rsidR="002F2B65">
        <w:rPr>
          <w:rFonts w:ascii="Arial" w:hAnsi="Arial" w:cs="Arial"/>
          <w:color w:val="000000" w:themeColor="text1"/>
          <w:sz w:val="30"/>
          <w:szCs w:val="30"/>
        </w:rPr>
        <w:t>trole e segurança do processo. O</w:t>
      </w:r>
      <w:r w:rsidRPr="00FA6585">
        <w:rPr>
          <w:rFonts w:ascii="Arial" w:hAnsi="Arial" w:cs="Arial"/>
          <w:color w:val="000000" w:themeColor="text1"/>
          <w:sz w:val="30"/>
          <w:szCs w:val="30"/>
        </w:rPr>
        <w:t xml:space="preserve"> excesso</w:t>
      </w:r>
      <w:r w:rsidR="002F2B65">
        <w:rPr>
          <w:rFonts w:ascii="Arial" w:hAnsi="Arial" w:cs="Arial"/>
          <w:color w:val="000000" w:themeColor="text1"/>
          <w:sz w:val="30"/>
          <w:szCs w:val="30"/>
        </w:rPr>
        <w:t xml:space="preserve"> de burocracia</w:t>
      </w:r>
      <w:r w:rsidR="0055468F">
        <w:rPr>
          <w:rFonts w:ascii="Arial" w:hAnsi="Arial" w:cs="Arial"/>
          <w:color w:val="000000" w:themeColor="text1"/>
          <w:sz w:val="30"/>
          <w:szCs w:val="30"/>
        </w:rPr>
        <w:t>, no entanto,</w:t>
      </w:r>
      <w:r w:rsidRPr="00FA6585">
        <w:rPr>
          <w:rFonts w:ascii="Arial" w:hAnsi="Arial" w:cs="Arial"/>
          <w:color w:val="000000" w:themeColor="text1"/>
          <w:sz w:val="30"/>
          <w:szCs w:val="30"/>
        </w:rPr>
        <w:t xml:space="preserve"> eleva</w:t>
      </w:r>
      <w:r w:rsidRPr="00FA6585">
        <w:rPr>
          <w:rStyle w:val="nfase"/>
          <w:rFonts w:ascii="Arial" w:hAnsi="Arial" w:cs="Arial"/>
          <w:i w:val="0"/>
          <w:color w:val="000000" w:themeColor="text1"/>
          <w:sz w:val="30"/>
          <w:szCs w:val="30"/>
          <w:shd w:val="clear" w:color="auto" w:fill="FFFFFF"/>
        </w:rPr>
        <w:t xml:space="preserve"> o </w:t>
      </w:r>
      <w:r w:rsidRPr="00FA6585">
        <w:rPr>
          <w:rStyle w:val="nfase"/>
          <w:rFonts w:ascii="Arial" w:hAnsi="Arial" w:cs="Arial"/>
          <w:i w:val="0"/>
          <w:sz w:val="30"/>
          <w:szCs w:val="30"/>
          <w:shd w:val="clear" w:color="auto" w:fill="FFFFFF"/>
        </w:rPr>
        <w:t>custo</w:t>
      </w:r>
      <w:r w:rsidRPr="00FA6585">
        <w:rPr>
          <w:rStyle w:val="nfase"/>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 xml:space="preserve">Para mapear os principais obstáculos burocráticos que prejudicam os negócios no setor, a </w:t>
      </w:r>
      <w:r w:rsidR="00774DC6">
        <w:rPr>
          <w:rFonts w:ascii="Arial" w:hAnsi="Arial" w:cs="Arial"/>
          <w:color w:val="000000" w:themeColor="text1"/>
          <w:sz w:val="30"/>
          <w:szCs w:val="30"/>
        </w:rPr>
        <w:t>ABRAINC</w:t>
      </w:r>
      <w:r w:rsidR="00ED1A5F">
        <w:rPr>
          <w:rFonts w:ascii="Arial" w:hAnsi="Arial" w:cs="Arial"/>
          <w:color w:val="000000" w:themeColor="text1"/>
          <w:sz w:val="30"/>
          <w:szCs w:val="30"/>
        </w:rPr>
        <w:t xml:space="preserve"> e a CBIC</w:t>
      </w:r>
      <w:r w:rsidR="00F73483">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com o apoio do MBC – Movimento Brasil Competitivo</w:t>
      </w:r>
      <w:r w:rsidR="00F73483">
        <w:rPr>
          <w:rFonts w:ascii="Arial" w:hAnsi="Arial" w:cs="Arial"/>
          <w:color w:val="000000" w:themeColor="text1"/>
          <w:sz w:val="30"/>
          <w:szCs w:val="30"/>
        </w:rPr>
        <w:t>,</w:t>
      </w:r>
      <w:r w:rsidR="00ED1A5F">
        <w:rPr>
          <w:rFonts w:ascii="Arial" w:hAnsi="Arial" w:cs="Arial"/>
          <w:color w:val="000000" w:themeColor="text1"/>
          <w:sz w:val="30"/>
          <w:szCs w:val="30"/>
        </w:rPr>
        <w:t xml:space="preserve"> </w:t>
      </w:r>
      <w:r w:rsidR="006B35F6">
        <w:rPr>
          <w:rFonts w:ascii="Arial" w:hAnsi="Arial" w:cs="Arial"/>
          <w:color w:val="000000" w:themeColor="text1"/>
          <w:sz w:val="30"/>
          <w:szCs w:val="30"/>
        </w:rPr>
        <w:t>contrataram a Booz &amp; Company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14:paraId="65BA0B77" w14:textId="77777777" w:rsidR="00F73483" w:rsidRDefault="00F73483" w:rsidP="00FA6585">
      <w:pPr>
        <w:jc w:val="both"/>
        <w:rPr>
          <w:rFonts w:ascii="Arial" w:hAnsi="Arial" w:cs="Arial"/>
          <w:b/>
          <w:color w:val="000000" w:themeColor="text1"/>
          <w:sz w:val="30"/>
          <w:szCs w:val="30"/>
        </w:rPr>
      </w:pPr>
    </w:p>
    <w:p w14:paraId="2D56BFE7" w14:textId="77777777"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14:paraId="740CDB6E" w14:textId="77777777"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w:t>
      </w:r>
      <w:r w:rsidR="00E50716" w:rsidRPr="00FA6585">
        <w:rPr>
          <w:rStyle w:val="nfase"/>
          <w:rFonts w:ascii="Arial" w:hAnsi="Arial" w:cs="Arial"/>
          <w:i w:val="0"/>
          <w:color w:val="000000" w:themeColor="text1"/>
          <w:sz w:val="30"/>
          <w:szCs w:val="30"/>
          <w:shd w:val="clear" w:color="auto" w:fill="FFFFFF"/>
        </w:rPr>
        <w:t>o prazo de tramitação de processos para obtenção de licenças</w:t>
      </w:r>
      <w:r w:rsidR="00E50716" w:rsidRPr="00FA6585">
        <w:rPr>
          <w:rFonts w:ascii="Arial" w:hAnsi="Arial" w:cs="Arial"/>
          <w:color w:val="000000" w:themeColor="text1"/>
          <w:sz w:val="30"/>
          <w:szCs w:val="30"/>
        </w:rPr>
        <w:t xml:space="preserve"> </w:t>
      </w:r>
      <w:r w:rsidR="00E50716">
        <w:rPr>
          <w:rFonts w:ascii="Arial" w:hAnsi="Arial" w:cs="Arial"/>
          <w:color w:val="000000" w:themeColor="text1"/>
          <w:sz w:val="30"/>
          <w:szCs w:val="30"/>
        </w:rPr>
        <w:t xml:space="preserve">e </w:t>
      </w:r>
      <w:r w:rsidRPr="00FA6585">
        <w:rPr>
          <w:rFonts w:ascii="Arial" w:hAnsi="Arial" w:cs="Arial"/>
          <w:color w:val="000000" w:themeColor="text1"/>
          <w:sz w:val="30"/>
          <w:szCs w:val="30"/>
        </w:rPr>
        <w:t xml:space="preserve">o </w:t>
      </w:r>
      <w:r w:rsidR="00E50716">
        <w:rPr>
          <w:rFonts w:ascii="Arial" w:hAnsi="Arial" w:cs="Arial"/>
          <w:color w:val="000000" w:themeColor="text1"/>
          <w:sz w:val="30"/>
          <w:szCs w:val="30"/>
        </w:rPr>
        <w:t>tempo que os processos permanecem nos cartórios. A</w:t>
      </w:r>
      <w:r w:rsidRPr="00FA6585">
        <w:rPr>
          <w:rFonts w:ascii="Arial" w:hAnsi="Arial" w:cs="Arial"/>
          <w:color w:val="000000" w:themeColor="text1"/>
          <w:sz w:val="30"/>
          <w:szCs w:val="30"/>
          <w:shd w:val="clear" w:color="auto" w:fill="FFFFFF"/>
        </w:rPr>
        <w:t xml:space="preserve"> produtivid</w:t>
      </w:r>
      <w:r w:rsidR="000A75D7" w:rsidRPr="00FA6585">
        <w:rPr>
          <w:rFonts w:ascii="Arial" w:hAnsi="Arial" w:cs="Arial"/>
          <w:color w:val="000000" w:themeColor="text1"/>
          <w:sz w:val="30"/>
          <w:szCs w:val="30"/>
          <w:shd w:val="clear" w:color="auto" w:fill="FFFFFF"/>
        </w:rPr>
        <w:t>ade das empresas</w:t>
      </w:r>
      <w:r w:rsidR="00E50716">
        <w:rPr>
          <w:rFonts w:ascii="Arial" w:hAnsi="Arial" w:cs="Arial"/>
          <w:color w:val="000000" w:themeColor="text1"/>
          <w:sz w:val="30"/>
          <w:szCs w:val="30"/>
          <w:shd w:val="clear" w:color="auto" w:fill="FFFFFF"/>
        </w:rPr>
        <w:t xml:space="preserve"> é gravemente comprometida</w:t>
      </w:r>
      <w:r w:rsidRPr="00FA6585">
        <w:rPr>
          <w:rFonts w:ascii="Arial" w:hAnsi="Arial" w:cs="Arial"/>
          <w:color w:val="000000" w:themeColor="text1"/>
          <w:sz w:val="30"/>
          <w:szCs w:val="30"/>
          <w:shd w:val="clear" w:color="auto" w:fill="FFFFFF"/>
        </w:rPr>
        <w:t>, pois ao longo de todo o ciclo, desde a análise da viabilidade dos terrenos até a entrega das unidades aos compradores</w:t>
      </w:r>
      <w:r w:rsidR="00E50716">
        <w:rPr>
          <w:rFonts w:ascii="Arial" w:hAnsi="Arial" w:cs="Arial"/>
          <w:color w:val="000000" w:themeColor="text1"/>
          <w:sz w:val="30"/>
          <w:szCs w:val="30"/>
          <w:shd w:val="clear" w:color="auto" w:fill="FFFFFF"/>
        </w:rPr>
        <w:t>, o tempo perdido incorpora elevados custos ao processo</w:t>
      </w:r>
      <w:r w:rsidRPr="00FA6585">
        <w:rPr>
          <w:rFonts w:ascii="Arial" w:hAnsi="Arial" w:cs="Arial"/>
          <w:color w:val="000000" w:themeColor="text1"/>
          <w:sz w:val="30"/>
          <w:szCs w:val="30"/>
          <w:shd w:val="clear" w:color="auto" w:fill="FFFFFF"/>
        </w:rPr>
        <w:t>.</w:t>
      </w:r>
    </w:p>
    <w:p w14:paraId="2C4AF4FC" w14:textId="77777777" w:rsidR="00F73483" w:rsidRDefault="00F73483" w:rsidP="00FA6585">
      <w:pPr>
        <w:spacing w:after="0"/>
        <w:jc w:val="both"/>
        <w:rPr>
          <w:rFonts w:ascii="Arial" w:hAnsi="Arial" w:cs="Arial"/>
          <w:color w:val="000000" w:themeColor="text1"/>
          <w:sz w:val="30"/>
          <w:szCs w:val="30"/>
          <w:shd w:val="clear" w:color="auto" w:fill="FFFFFF"/>
        </w:rPr>
      </w:pPr>
    </w:p>
    <w:p w14:paraId="52A54249" w14:textId="77777777"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 xml:space="preserve">O quadro abaixo ilustra a série de barreiras que é imposta </w:t>
      </w:r>
      <w:ins w:id="376" w:author="Fabio B" w:date="2015-03-09T18:58:00Z">
        <w:r w:rsidR="00D22376">
          <w:rPr>
            <w:rFonts w:ascii="Arial" w:hAnsi="Arial" w:cs="Arial"/>
            <w:color w:val="000000" w:themeColor="text1"/>
            <w:sz w:val="30"/>
            <w:szCs w:val="30"/>
            <w:shd w:val="clear" w:color="auto" w:fill="FFFFFF"/>
          </w:rPr>
          <w:t>ao processo de incorporação</w:t>
        </w:r>
      </w:ins>
      <w:del w:id="377" w:author="Fabio B" w:date="2015-03-09T18:58:00Z">
        <w:r w:rsidRPr="00FA6585" w:rsidDel="00D22376">
          <w:rPr>
            <w:rFonts w:ascii="Arial" w:hAnsi="Arial" w:cs="Arial"/>
            <w:color w:val="000000" w:themeColor="text1"/>
            <w:sz w:val="30"/>
            <w:szCs w:val="30"/>
            <w:shd w:val="clear" w:color="auto" w:fill="FFFFFF"/>
          </w:rPr>
          <w:delText>às incor</w:delText>
        </w:r>
      </w:del>
      <w:del w:id="378" w:author="Fabio B" w:date="2015-03-09T18:59:00Z">
        <w:r w:rsidRPr="00FA6585" w:rsidDel="00D22376">
          <w:rPr>
            <w:rFonts w:ascii="Arial" w:hAnsi="Arial" w:cs="Arial"/>
            <w:color w:val="000000" w:themeColor="text1"/>
            <w:sz w:val="30"/>
            <w:szCs w:val="30"/>
            <w:shd w:val="clear" w:color="auto" w:fill="FFFFFF"/>
          </w:rPr>
          <w:delText>poradoras</w:delText>
        </w:r>
      </w:del>
      <w:r w:rsidRPr="00FA6585">
        <w:rPr>
          <w:rFonts w:ascii="Arial" w:hAnsi="Arial" w:cs="Arial"/>
          <w:color w:val="000000" w:themeColor="text1"/>
          <w:sz w:val="30"/>
          <w:szCs w:val="30"/>
          <w:shd w:val="clear" w:color="auto" w:fill="FFFFFF"/>
        </w:rPr>
        <w:t>:</w:t>
      </w:r>
    </w:p>
    <w:p w14:paraId="28ECC316" w14:textId="77777777" w:rsidR="00DD6F0A" w:rsidRPr="00FA6585" w:rsidRDefault="00DD6F0A" w:rsidP="00FA6585">
      <w:pPr>
        <w:spacing w:after="0" w:line="240" w:lineRule="auto"/>
        <w:jc w:val="both"/>
        <w:rPr>
          <w:rFonts w:ascii="Arial" w:hAnsi="Arial" w:cs="Arial"/>
          <w:sz w:val="30"/>
          <w:szCs w:val="30"/>
          <w:shd w:val="clear" w:color="auto" w:fill="FFFFFF"/>
        </w:rPr>
      </w:pPr>
    </w:p>
    <w:p w14:paraId="1E04F14B"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eastAsia="pt-BR"/>
        </w:rPr>
        <w:drawing>
          <wp:inline distT="0" distB="0" distL="0" distR="0" wp14:anchorId="361826EB" wp14:editId="5799D6F8">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14:paraId="3EA99CF8"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14:paraId="0BF79DF4"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 xml:space="preserve">Estudo </w:t>
      </w:r>
      <w:r w:rsidR="00774DC6">
        <w:rPr>
          <w:rFonts w:ascii="Arial" w:hAnsi="Arial" w:cs="Arial"/>
          <w:i/>
          <w:color w:val="000000" w:themeColor="text1"/>
          <w:sz w:val="30"/>
          <w:szCs w:val="30"/>
          <w:shd w:val="clear" w:color="auto" w:fill="FFFFFF"/>
        </w:rPr>
        <w:t>ABRAINC</w:t>
      </w:r>
      <w:r w:rsidRPr="00FA6585">
        <w:rPr>
          <w:rFonts w:ascii="Arial" w:hAnsi="Arial" w:cs="Arial"/>
          <w:i/>
          <w:color w:val="000000" w:themeColor="text1"/>
          <w:sz w:val="30"/>
          <w:szCs w:val="30"/>
          <w:shd w:val="clear" w:color="auto" w:fill="FFFFFF"/>
        </w:rPr>
        <w:t xml:space="preserve"> – SERÁ EDITADO</w:t>
      </w:r>
    </w:p>
    <w:p w14:paraId="35735489" w14:textId="77777777" w:rsidR="00DD6F0A" w:rsidRPr="00FA6585" w:rsidRDefault="00DD6F0A" w:rsidP="00FA6585">
      <w:pPr>
        <w:spacing w:after="0" w:line="240" w:lineRule="auto"/>
        <w:jc w:val="both"/>
        <w:rPr>
          <w:rFonts w:ascii="Arial" w:hAnsi="Arial" w:cs="Arial"/>
          <w:sz w:val="30"/>
          <w:szCs w:val="30"/>
          <w:shd w:val="clear" w:color="auto" w:fill="FFFFFF"/>
        </w:rPr>
      </w:pPr>
    </w:p>
    <w:p w14:paraId="247EDCC5" w14:textId="77777777" w:rsidR="00DD6F0A" w:rsidRPr="00FA6585" w:rsidRDefault="00DD6F0A" w:rsidP="00FA6585">
      <w:pPr>
        <w:spacing w:after="0" w:line="240" w:lineRule="auto"/>
        <w:jc w:val="both"/>
        <w:rPr>
          <w:rFonts w:ascii="Arial" w:hAnsi="Arial" w:cs="Arial"/>
          <w:i/>
          <w:sz w:val="30"/>
          <w:szCs w:val="30"/>
        </w:rPr>
      </w:pPr>
    </w:p>
    <w:p w14:paraId="31E8329B"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14:paraId="33EA3143"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43D8BA84" wp14:editId="6C782C4C">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14:paraId="3A709FB9" w14:textId="77777777" w:rsidR="00DD6F0A" w:rsidRPr="00FA6585" w:rsidRDefault="00DD6F0A" w:rsidP="00FA6585">
      <w:pPr>
        <w:spacing w:after="0" w:line="240" w:lineRule="auto"/>
        <w:jc w:val="both"/>
        <w:rPr>
          <w:rFonts w:ascii="Arial" w:hAnsi="Arial" w:cs="Arial"/>
          <w:i/>
          <w:sz w:val="30"/>
          <w:szCs w:val="30"/>
        </w:rPr>
      </w:pPr>
    </w:p>
    <w:p w14:paraId="0DAC4185" w14:textId="77777777"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 xml:space="preserve">Fonte: Estudo </w:t>
      </w:r>
      <w:r w:rsidR="00774DC6">
        <w:rPr>
          <w:rFonts w:ascii="Arial" w:hAnsi="Arial" w:cs="Arial"/>
          <w:i/>
          <w:color w:val="000000" w:themeColor="text1"/>
          <w:sz w:val="30"/>
          <w:szCs w:val="30"/>
          <w:shd w:val="clear" w:color="auto" w:fill="FFFFFF"/>
        </w:rPr>
        <w:t>ABRAINC</w:t>
      </w:r>
      <w:r w:rsidRPr="00FA6585">
        <w:rPr>
          <w:rFonts w:ascii="Arial" w:hAnsi="Arial" w:cs="Arial"/>
          <w:i/>
          <w:color w:val="000000" w:themeColor="text1"/>
          <w:sz w:val="30"/>
          <w:szCs w:val="30"/>
          <w:shd w:val="clear" w:color="auto" w:fill="FFFFFF"/>
        </w:rPr>
        <w:t>-</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14:paraId="245A3F78" w14:textId="77777777" w:rsidR="00DD6F0A" w:rsidRPr="00FA6585" w:rsidRDefault="00DD6F0A" w:rsidP="00FA6585">
      <w:pPr>
        <w:spacing w:after="0" w:line="240" w:lineRule="auto"/>
        <w:jc w:val="both"/>
        <w:rPr>
          <w:rFonts w:ascii="Arial" w:hAnsi="Arial" w:cs="Arial"/>
          <w:i/>
          <w:sz w:val="30"/>
          <w:szCs w:val="30"/>
        </w:rPr>
      </w:pPr>
    </w:p>
    <w:p w14:paraId="3541A241" w14:textId="77777777" w:rsidR="00DD6F0A" w:rsidRPr="00FA6585" w:rsidRDefault="00CD5C01" w:rsidP="00FA6585">
      <w:pPr>
        <w:spacing w:after="0" w:line="240" w:lineRule="auto"/>
        <w:jc w:val="both"/>
        <w:rPr>
          <w:rFonts w:ascii="Arial" w:hAnsi="Arial" w:cs="Arial"/>
          <w:b/>
          <w:color w:val="000000" w:themeColor="text1"/>
          <w:sz w:val="30"/>
          <w:szCs w:val="30"/>
        </w:rPr>
      </w:pPr>
      <w:r>
        <w:rPr>
          <w:rFonts w:ascii="Arial" w:hAnsi="Arial" w:cs="Arial"/>
          <w:b/>
          <w:color w:val="000000" w:themeColor="text1"/>
          <w:sz w:val="30"/>
          <w:szCs w:val="30"/>
        </w:rPr>
        <w:t>C</w:t>
      </w:r>
      <w:r w:rsidR="00DD6F0A" w:rsidRPr="00FA6585">
        <w:rPr>
          <w:rFonts w:ascii="Arial" w:hAnsi="Arial" w:cs="Arial"/>
          <w:b/>
          <w:color w:val="000000" w:themeColor="text1"/>
          <w:sz w:val="30"/>
          <w:szCs w:val="30"/>
        </w:rPr>
        <w:t>omo funciona a fase de aprovação?</w:t>
      </w:r>
    </w:p>
    <w:p w14:paraId="31FA7247" w14:textId="77777777" w:rsidR="00DD6F0A" w:rsidRPr="00FA6585" w:rsidRDefault="00DD6F0A" w:rsidP="00FA6585">
      <w:pPr>
        <w:spacing w:after="0" w:line="240" w:lineRule="auto"/>
        <w:jc w:val="both"/>
        <w:rPr>
          <w:rFonts w:ascii="Arial" w:hAnsi="Arial" w:cs="Arial"/>
          <w:color w:val="000000" w:themeColor="text1"/>
          <w:sz w:val="30"/>
          <w:szCs w:val="30"/>
        </w:rPr>
      </w:pPr>
    </w:p>
    <w:p w14:paraId="6FFEDF63" w14:textId="77777777" w:rsidR="002F2B65" w:rsidRDefault="002F2C56" w:rsidP="00FA6585">
      <w:pPr>
        <w:spacing w:after="0"/>
        <w:jc w:val="both"/>
        <w:rPr>
          <w:rFonts w:ascii="Arial" w:hAnsi="Arial" w:cs="Arial"/>
          <w:sz w:val="30"/>
          <w:szCs w:val="30"/>
        </w:rPr>
      </w:pPr>
      <w:r w:rsidRPr="00FA6585">
        <w:rPr>
          <w:rFonts w:ascii="Arial" w:hAnsi="Arial" w:cs="Arial"/>
          <w:sz w:val="30"/>
          <w:szCs w:val="30"/>
        </w:rPr>
        <w:t>N</w:t>
      </w:r>
      <w:r w:rsidR="002F2B65">
        <w:rPr>
          <w:rFonts w:ascii="Arial" w:hAnsi="Arial" w:cs="Arial"/>
          <w:sz w:val="30"/>
          <w:szCs w:val="30"/>
        </w:rPr>
        <w:t>a fase da aprovação,</w:t>
      </w:r>
      <w:r w:rsidR="00DD6F0A" w:rsidRPr="00FA6585">
        <w:rPr>
          <w:rFonts w:ascii="Arial" w:hAnsi="Arial" w:cs="Arial"/>
          <w:sz w:val="30"/>
          <w:szCs w:val="30"/>
        </w:rPr>
        <w:t xml:space="preserve"> os órgãos públicos do município e do estado</w:t>
      </w:r>
      <w:r w:rsidR="002F2B65">
        <w:rPr>
          <w:rFonts w:ascii="Arial" w:hAnsi="Arial" w:cs="Arial"/>
          <w:sz w:val="30"/>
          <w:szCs w:val="30"/>
        </w:rPr>
        <w:t xml:space="preserve"> (se for o caso)</w:t>
      </w:r>
      <w:r w:rsidR="00DD6F0A" w:rsidRPr="00FA6585">
        <w:rPr>
          <w:rFonts w:ascii="Arial" w:hAnsi="Arial" w:cs="Arial"/>
          <w:sz w:val="30"/>
          <w:szCs w:val="30"/>
        </w:rPr>
        <w:t xml:space="preserve"> analisam minuciosamente os </w:t>
      </w:r>
      <w:del w:id="379" w:author="André" w:date="2015-03-09T11:53:00Z">
        <w:r w:rsidR="00DD6F0A" w:rsidRPr="00FA6585" w:rsidDel="00B346D9">
          <w:rPr>
            <w:rFonts w:ascii="Arial" w:hAnsi="Arial" w:cs="Arial"/>
            <w:sz w:val="30"/>
            <w:szCs w:val="30"/>
          </w:rPr>
          <w:delText xml:space="preserve">aspectos do </w:delText>
        </w:r>
      </w:del>
      <w:r w:rsidR="00DD6F0A" w:rsidRPr="00FA6585">
        <w:rPr>
          <w:rFonts w:ascii="Arial" w:hAnsi="Arial" w:cs="Arial"/>
          <w:sz w:val="30"/>
          <w:szCs w:val="30"/>
        </w:rPr>
        <w:t>projeto</w:t>
      </w:r>
      <w:ins w:id="380" w:author="André" w:date="2015-03-09T11:53:00Z">
        <w:r w:rsidR="00B346D9">
          <w:rPr>
            <w:rFonts w:ascii="Arial" w:hAnsi="Arial" w:cs="Arial"/>
            <w:sz w:val="30"/>
            <w:szCs w:val="30"/>
          </w:rPr>
          <w:t>s</w:t>
        </w:r>
      </w:ins>
      <w:r w:rsidR="00DD6F0A" w:rsidRPr="00FA6585">
        <w:rPr>
          <w:rFonts w:ascii="Arial" w:hAnsi="Arial" w:cs="Arial"/>
          <w:sz w:val="30"/>
          <w:szCs w:val="30"/>
        </w:rPr>
        <w:t>.</w:t>
      </w:r>
    </w:p>
    <w:p w14:paraId="1FCCD1C0" w14:textId="77777777" w:rsidR="002F2B65" w:rsidRDefault="002F2B65">
      <w:pPr>
        <w:tabs>
          <w:tab w:val="left" w:pos="3198"/>
        </w:tabs>
        <w:spacing w:after="0"/>
        <w:jc w:val="both"/>
        <w:rPr>
          <w:rFonts w:ascii="Arial" w:hAnsi="Arial" w:cs="Arial"/>
          <w:sz w:val="30"/>
          <w:szCs w:val="30"/>
        </w:rPr>
        <w:pPrChange w:id="381" w:author="André" w:date="2015-03-09T11:53:00Z">
          <w:pPr>
            <w:spacing w:after="0"/>
            <w:jc w:val="both"/>
          </w:pPr>
        </w:pPrChange>
      </w:pPr>
    </w:p>
    <w:p w14:paraId="0F978519" w14:textId="77777777" w:rsidR="00DD6F0A" w:rsidRPr="00FA6585" w:rsidRDefault="002F2B65" w:rsidP="00FA6585">
      <w:pPr>
        <w:spacing w:after="0"/>
        <w:jc w:val="both"/>
        <w:rPr>
          <w:rFonts w:ascii="Arial" w:hAnsi="Arial" w:cs="Arial"/>
          <w:color w:val="FF0000"/>
          <w:sz w:val="30"/>
          <w:szCs w:val="30"/>
        </w:rPr>
      </w:pPr>
      <w:del w:id="382" w:author="André" w:date="2015-03-09T11:54:00Z">
        <w:r w:rsidDel="00B346D9">
          <w:rPr>
            <w:rFonts w:ascii="Arial" w:hAnsi="Arial" w:cs="Arial"/>
            <w:sz w:val="30"/>
            <w:szCs w:val="30"/>
          </w:rPr>
          <w:delText>Os órgãos públicos</w:delText>
        </w:r>
      </w:del>
      <w:ins w:id="383" w:author="André" w:date="2015-03-09T11:54:00Z">
        <w:r w:rsidR="00B346D9">
          <w:rPr>
            <w:rFonts w:ascii="Arial" w:hAnsi="Arial" w:cs="Arial"/>
            <w:sz w:val="30"/>
            <w:szCs w:val="30"/>
          </w:rPr>
          <w:t>Verificam</w:t>
        </w:r>
      </w:ins>
      <w:r>
        <w:rPr>
          <w:rFonts w:ascii="Arial" w:hAnsi="Arial" w:cs="Arial"/>
          <w:sz w:val="30"/>
          <w:szCs w:val="30"/>
        </w:rPr>
        <w:t xml:space="preserve"> </w:t>
      </w:r>
      <w:del w:id="384" w:author="André" w:date="2015-03-09T11:54:00Z">
        <w:r w:rsidDel="00B346D9">
          <w:rPr>
            <w:rFonts w:ascii="Arial" w:hAnsi="Arial" w:cs="Arial"/>
            <w:sz w:val="30"/>
            <w:szCs w:val="30"/>
          </w:rPr>
          <w:delText xml:space="preserve">analisam </w:delText>
        </w:r>
      </w:del>
      <w:r>
        <w:rPr>
          <w:rFonts w:ascii="Arial" w:hAnsi="Arial" w:cs="Arial"/>
          <w:sz w:val="30"/>
          <w:szCs w:val="30"/>
        </w:rPr>
        <w:t>se o projeto cumpre o que a lei determina, inclusive quanto a limites de construção, recuos, altura máxima e outros requisitos, bem como as exigências ambientais e urbanísticas. Se necessário, são determinadas alterações</w:t>
      </w:r>
      <w:r w:rsidR="00E77247">
        <w:rPr>
          <w:rFonts w:ascii="Arial" w:hAnsi="Arial" w:cs="Arial"/>
          <w:sz w:val="30"/>
          <w:szCs w:val="30"/>
        </w:rPr>
        <w:t>, para que o projeto esteja efetivamente adequado às normas legais.</w:t>
      </w:r>
      <w:r>
        <w:rPr>
          <w:rFonts w:ascii="Arial" w:hAnsi="Arial" w:cs="Arial"/>
          <w:sz w:val="30"/>
          <w:szCs w:val="30"/>
        </w:rPr>
        <w:t xml:space="preserve"> </w:t>
      </w:r>
    </w:p>
    <w:p w14:paraId="42D9DB76" w14:textId="77777777" w:rsidR="00DD6F0A" w:rsidRPr="00FA6585" w:rsidRDefault="00DD6F0A" w:rsidP="00FA6585">
      <w:pPr>
        <w:spacing w:after="0"/>
        <w:jc w:val="both"/>
        <w:rPr>
          <w:rFonts w:ascii="Arial" w:hAnsi="Arial" w:cs="Arial"/>
          <w:color w:val="FF0000"/>
          <w:sz w:val="30"/>
          <w:szCs w:val="30"/>
        </w:rPr>
      </w:pPr>
    </w:p>
    <w:p w14:paraId="3AC50D5E"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14:paraId="349E9E46" w14:textId="77777777" w:rsidR="00DD6F0A"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Ex: meio ambiente, lei de uso e ocupação do solo, impactos no </w:t>
      </w:r>
      <w:r w:rsidR="00DD4A78">
        <w:rPr>
          <w:rFonts w:ascii="Arial" w:hAnsi="Arial" w:cs="Arial"/>
          <w:color w:val="000000" w:themeColor="text1"/>
          <w:sz w:val="30"/>
          <w:szCs w:val="30"/>
        </w:rPr>
        <w:t>trânsito, etc. Após a construção</w:t>
      </w:r>
      <w:r w:rsidRPr="00FA6585">
        <w:rPr>
          <w:rFonts w:ascii="Arial" w:hAnsi="Arial" w:cs="Arial"/>
          <w:color w:val="000000" w:themeColor="text1"/>
          <w:sz w:val="30"/>
          <w:szCs w:val="30"/>
        </w:rPr>
        <w:t xml:space="preserve"> os empreendimentos </w:t>
      </w:r>
      <w:r w:rsidR="00AA1D2C">
        <w:rPr>
          <w:rFonts w:ascii="Arial" w:hAnsi="Arial" w:cs="Arial"/>
          <w:color w:val="000000" w:themeColor="text1"/>
          <w:sz w:val="30"/>
          <w:szCs w:val="30"/>
        </w:rPr>
        <w:t>passam por</w:t>
      </w:r>
      <w:r w:rsidR="00155182">
        <w:rPr>
          <w:rFonts w:ascii="Arial" w:hAnsi="Arial" w:cs="Arial"/>
          <w:color w:val="000000" w:themeColor="text1"/>
          <w:sz w:val="30"/>
          <w:szCs w:val="30"/>
        </w:rPr>
        <w:t xml:space="preserve"> uma nova etapa de fiscalização</w:t>
      </w:r>
      <w:r w:rsidR="00AA1D2C">
        <w:rPr>
          <w:rFonts w:ascii="Arial" w:hAnsi="Arial" w:cs="Arial"/>
          <w:color w:val="000000" w:themeColor="text1"/>
          <w:sz w:val="30"/>
          <w:szCs w:val="30"/>
        </w:rPr>
        <w:t xml:space="preserve"> (corpo de bombeiros, elevadores, etc</w:t>
      </w:r>
      <w:r w:rsidR="00F73483">
        <w:rPr>
          <w:rFonts w:ascii="Arial" w:hAnsi="Arial" w:cs="Arial"/>
          <w:color w:val="000000" w:themeColor="text1"/>
          <w:sz w:val="30"/>
          <w:szCs w:val="30"/>
        </w:rPr>
        <w:t>.</w:t>
      </w:r>
      <w:r w:rsidR="00AA1D2C">
        <w:rPr>
          <w:rFonts w:ascii="Arial" w:hAnsi="Arial" w:cs="Arial"/>
          <w:color w:val="000000" w:themeColor="text1"/>
          <w:sz w:val="30"/>
          <w:szCs w:val="30"/>
        </w:rPr>
        <w:t xml:space="preserve">) antes da emissão do </w:t>
      </w:r>
      <w:r w:rsidR="00624903">
        <w:rPr>
          <w:rFonts w:ascii="Arial" w:hAnsi="Arial" w:cs="Arial"/>
          <w:color w:val="000000" w:themeColor="text1"/>
          <w:sz w:val="30"/>
          <w:szCs w:val="30"/>
        </w:rPr>
        <w:t>Habite-se</w:t>
      </w:r>
      <w:r w:rsidR="00AA1D2C">
        <w:rPr>
          <w:rFonts w:ascii="Arial" w:hAnsi="Arial" w:cs="Arial"/>
          <w:color w:val="000000" w:themeColor="text1"/>
          <w:sz w:val="30"/>
          <w:szCs w:val="30"/>
        </w:rPr>
        <w:t>.</w:t>
      </w:r>
      <w:r w:rsidR="00155182">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Esta licença atesta que o empreendimento está apto a receber a ocupação para qual foi planejado. </w:t>
      </w:r>
    </w:p>
    <w:p w14:paraId="442AB613" w14:textId="77777777" w:rsidR="00155182" w:rsidRDefault="00155182" w:rsidP="00FA6585">
      <w:pPr>
        <w:spacing w:after="0"/>
        <w:jc w:val="both"/>
        <w:rPr>
          <w:rFonts w:ascii="Arial" w:hAnsi="Arial" w:cs="Arial"/>
          <w:color w:val="000000" w:themeColor="text1"/>
          <w:sz w:val="30"/>
          <w:szCs w:val="30"/>
        </w:rPr>
      </w:pPr>
    </w:p>
    <w:p w14:paraId="3597DE2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14:paraId="1E32638C"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59485159" wp14:editId="4665B958">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14:paraId="0E21C27C" w14:textId="77777777" w:rsidR="00DD6F0A" w:rsidRPr="00FA6585" w:rsidRDefault="00DD6F0A" w:rsidP="00FA6585">
      <w:pPr>
        <w:spacing w:after="0" w:line="240" w:lineRule="auto"/>
        <w:jc w:val="both"/>
        <w:rPr>
          <w:rFonts w:ascii="Arial" w:hAnsi="Arial" w:cs="Arial"/>
          <w:sz w:val="30"/>
          <w:szCs w:val="30"/>
        </w:rPr>
      </w:pPr>
    </w:p>
    <w:p w14:paraId="402ED39B" w14:textId="77777777" w:rsidR="00DD6F0A"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t xml:space="preserve">Fonte: Estudo </w:t>
      </w:r>
      <w:r w:rsidR="00774DC6">
        <w:rPr>
          <w:rFonts w:ascii="Arial" w:hAnsi="Arial" w:cs="Arial"/>
          <w:i/>
          <w:color w:val="000000" w:themeColor="text1"/>
          <w:sz w:val="30"/>
          <w:szCs w:val="30"/>
        </w:rPr>
        <w:t>ABRAINC</w:t>
      </w:r>
      <w:r w:rsidRPr="00FA6585">
        <w:rPr>
          <w:rFonts w:ascii="Arial" w:hAnsi="Arial" w:cs="Arial"/>
          <w:i/>
          <w:color w:val="000000" w:themeColor="text1"/>
          <w:sz w:val="30"/>
          <w:szCs w:val="30"/>
        </w:rPr>
        <w:t xml:space="preserve"> - </w:t>
      </w:r>
      <w:r w:rsidRPr="00FA6585">
        <w:rPr>
          <w:rFonts w:ascii="Arial" w:hAnsi="Arial" w:cs="Arial"/>
          <w:i/>
          <w:color w:val="000000" w:themeColor="text1"/>
          <w:sz w:val="30"/>
          <w:szCs w:val="30"/>
          <w:shd w:val="clear" w:color="auto" w:fill="FFFFFF"/>
        </w:rPr>
        <w:t>SERÁ EDITADO</w:t>
      </w:r>
    </w:p>
    <w:p w14:paraId="5F78C2DD" w14:textId="77777777" w:rsidR="005E29FE" w:rsidRDefault="005E29FE" w:rsidP="00FA6585">
      <w:pPr>
        <w:spacing w:after="0" w:line="240" w:lineRule="auto"/>
        <w:jc w:val="both"/>
        <w:rPr>
          <w:rFonts w:ascii="Arial" w:hAnsi="Arial" w:cs="Arial"/>
          <w:i/>
          <w:color w:val="000000" w:themeColor="text1"/>
          <w:sz w:val="30"/>
          <w:szCs w:val="30"/>
          <w:shd w:val="clear" w:color="auto" w:fill="FFFFFF"/>
        </w:rPr>
      </w:pPr>
    </w:p>
    <w:p w14:paraId="36D88528" w14:textId="77777777" w:rsidR="005E29FE" w:rsidRPr="00FC1700" w:rsidRDefault="005E29FE" w:rsidP="005E29FE">
      <w:pPr>
        <w:jc w:val="both"/>
        <w:rPr>
          <w:rFonts w:ascii="Arial" w:hAnsi="Arial" w:cs="Arial"/>
          <w:b/>
          <w:sz w:val="30"/>
          <w:szCs w:val="30"/>
        </w:rPr>
      </w:pPr>
      <w:r w:rsidRPr="00FC1700">
        <w:rPr>
          <w:rFonts w:ascii="Arial" w:hAnsi="Arial" w:cs="Arial"/>
          <w:b/>
          <w:sz w:val="30"/>
          <w:szCs w:val="30"/>
        </w:rPr>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14:paraId="2B792673" w14:textId="77777777" w:rsidR="005E29FE" w:rsidRDefault="005E29FE" w:rsidP="005E29FE">
      <w:pPr>
        <w:jc w:val="both"/>
        <w:rPr>
          <w:rFonts w:ascii="Arial" w:hAnsi="Arial" w:cs="Arial"/>
          <w:sz w:val="30"/>
          <w:szCs w:val="30"/>
        </w:rPr>
      </w:pPr>
      <w:r>
        <w:rPr>
          <w:rFonts w:ascii="Arial" w:hAnsi="Arial" w:cs="Arial"/>
          <w:sz w:val="30"/>
          <w:szCs w:val="30"/>
        </w:rPr>
        <w:t xml:space="preserve">Ao serem submetidos à aprovação, </w:t>
      </w:r>
      <w:del w:id="385" w:author="André" w:date="2015-03-09T12:00:00Z">
        <w:r w:rsidDel="004B3E82">
          <w:rPr>
            <w:rFonts w:ascii="Arial" w:hAnsi="Arial" w:cs="Arial"/>
            <w:sz w:val="30"/>
            <w:szCs w:val="30"/>
          </w:rPr>
          <w:delText xml:space="preserve">todos </w:delText>
        </w:r>
      </w:del>
      <w:r>
        <w:rPr>
          <w:rFonts w:ascii="Arial" w:hAnsi="Arial" w:cs="Arial"/>
          <w:sz w:val="30"/>
          <w:szCs w:val="30"/>
        </w:rPr>
        <w:t>os projetos passam pela análise dos órgãos ambientais. Dependendo da localidade, do tamanho, das condições topográficas</w:t>
      </w:r>
      <w:del w:id="386" w:author="Luiz Fernando Moura" w:date="2015-03-11T09:06:00Z">
        <w:r w:rsidDel="002A2E31">
          <w:rPr>
            <w:rFonts w:ascii="Arial" w:hAnsi="Arial" w:cs="Arial"/>
            <w:sz w:val="30"/>
            <w:szCs w:val="30"/>
          </w:rPr>
          <w:delText xml:space="preserve"> e </w:delText>
        </w:r>
      </w:del>
      <w:ins w:id="387" w:author="Luiz Fernando Moura" w:date="2015-03-11T09:06:00Z">
        <w:r w:rsidR="002A2E31">
          <w:rPr>
            <w:rFonts w:ascii="Arial" w:hAnsi="Arial" w:cs="Arial"/>
            <w:sz w:val="30"/>
            <w:szCs w:val="30"/>
          </w:rPr>
          <w:t xml:space="preserve">, </w:t>
        </w:r>
      </w:ins>
      <w:r>
        <w:rPr>
          <w:rFonts w:ascii="Arial" w:hAnsi="Arial" w:cs="Arial"/>
          <w:sz w:val="30"/>
          <w:szCs w:val="30"/>
        </w:rPr>
        <w:t>dos acidentes geográficos</w:t>
      </w:r>
      <w:ins w:id="388" w:author="André" w:date="2015-03-09T12:00:00Z">
        <w:r w:rsidR="004B3E82">
          <w:rPr>
            <w:rFonts w:ascii="Arial" w:hAnsi="Arial" w:cs="Arial"/>
            <w:sz w:val="30"/>
            <w:szCs w:val="30"/>
          </w:rPr>
          <w:t xml:space="preserve"> e de eventuais alterações de uso</w:t>
        </w:r>
      </w:ins>
      <w:r>
        <w:rPr>
          <w:rFonts w:ascii="Arial" w:hAnsi="Arial" w:cs="Arial"/>
          <w:sz w:val="30"/>
          <w:szCs w:val="30"/>
        </w:rPr>
        <w:t xml:space="preserve">, as aprovações que sempre passam por análise na esfera municipal, podem demandar análises por órgãos ligados aos governos estaduais e/ou federal. </w:t>
      </w:r>
    </w:p>
    <w:p w14:paraId="61C4D83A" w14:textId="77777777" w:rsidR="005E29FE" w:rsidRDefault="005E29FE" w:rsidP="005E29FE">
      <w:pPr>
        <w:jc w:val="both"/>
        <w:rPr>
          <w:rFonts w:ascii="Arial" w:hAnsi="Arial" w:cs="Arial"/>
          <w:sz w:val="30"/>
          <w:szCs w:val="30"/>
        </w:rPr>
      </w:pPr>
    </w:p>
    <w:p w14:paraId="57A809BA" w14:textId="77777777" w:rsidR="005E29FE" w:rsidRPr="00FC1700" w:rsidRDefault="005E29FE" w:rsidP="005E29FE">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14:paraId="648A0A8C" w14:textId="77777777" w:rsidR="005E29FE" w:rsidRDefault="005E29FE" w:rsidP="005E29FE">
      <w:pPr>
        <w:jc w:val="both"/>
        <w:rPr>
          <w:rFonts w:ascii="Arial" w:hAnsi="Arial" w:cs="Arial"/>
          <w:sz w:val="30"/>
          <w:szCs w:val="30"/>
        </w:rPr>
      </w:pPr>
      <w:r>
        <w:rPr>
          <w:rFonts w:ascii="Arial" w:hAnsi="Arial" w:cs="Arial"/>
          <w:sz w:val="30"/>
          <w:szCs w:val="30"/>
        </w:rPr>
        <w:t>As Incorporações imobiliárias recupera</w:t>
      </w:r>
      <w:r w:rsidR="00F73483">
        <w:rPr>
          <w:rFonts w:ascii="Arial" w:hAnsi="Arial" w:cs="Arial"/>
          <w:sz w:val="30"/>
          <w:szCs w:val="30"/>
        </w:rPr>
        <w:t>m</w:t>
      </w:r>
      <w:r>
        <w:rPr>
          <w:rFonts w:ascii="Arial" w:hAnsi="Arial" w:cs="Arial"/>
          <w:sz w:val="30"/>
          <w:szCs w:val="30"/>
        </w:rPr>
        <w:t xml:space="preserve"> áreas degradadas</w:t>
      </w:r>
      <w:r w:rsidR="00F73483">
        <w:rPr>
          <w:rFonts w:ascii="Arial" w:hAnsi="Arial" w:cs="Arial"/>
          <w:sz w:val="30"/>
          <w:szCs w:val="30"/>
        </w:rPr>
        <w:t xml:space="preserve"> p</w:t>
      </w:r>
      <w:r>
        <w:rPr>
          <w:rFonts w:ascii="Arial" w:hAnsi="Arial" w:cs="Arial"/>
          <w:sz w:val="30"/>
          <w:szCs w:val="30"/>
        </w:rPr>
        <w:t>ara o desenvolvimento de empreendimentos</w:t>
      </w:r>
      <w:r w:rsidR="00F73483">
        <w:rPr>
          <w:rFonts w:ascii="Arial" w:hAnsi="Arial" w:cs="Arial"/>
          <w:sz w:val="30"/>
          <w:szCs w:val="30"/>
        </w:rPr>
        <w:t>. O</w:t>
      </w:r>
      <w:r>
        <w:rPr>
          <w:rFonts w:ascii="Arial" w:hAnsi="Arial" w:cs="Arial"/>
          <w:sz w:val="30"/>
          <w:szCs w:val="30"/>
        </w:rPr>
        <w:t>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r w:rsidR="00C413CD">
        <w:rPr>
          <w:rFonts w:ascii="Arial" w:hAnsi="Arial" w:cs="Arial"/>
          <w:sz w:val="30"/>
          <w:szCs w:val="30"/>
        </w:rPr>
        <w:t xml:space="preserve"> Sem a realização dos empreendimentos imobiliários, a maior parte </w:t>
      </w:r>
      <w:r w:rsidR="00F73483">
        <w:rPr>
          <w:rFonts w:ascii="Arial" w:hAnsi="Arial" w:cs="Arial"/>
          <w:sz w:val="30"/>
          <w:szCs w:val="30"/>
        </w:rPr>
        <w:t xml:space="preserve">dessas </w:t>
      </w:r>
      <w:r w:rsidR="00C413CD">
        <w:rPr>
          <w:rFonts w:ascii="Arial" w:hAnsi="Arial" w:cs="Arial"/>
          <w:sz w:val="30"/>
          <w:szCs w:val="30"/>
        </w:rPr>
        <w:t>áreas permanec</w:t>
      </w:r>
      <w:r w:rsidR="00F73483">
        <w:rPr>
          <w:rFonts w:ascii="Arial" w:hAnsi="Arial" w:cs="Arial"/>
          <w:sz w:val="30"/>
          <w:szCs w:val="30"/>
        </w:rPr>
        <w:t>eria</w:t>
      </w:r>
      <w:r w:rsidR="00C413CD">
        <w:rPr>
          <w:rFonts w:ascii="Arial" w:hAnsi="Arial" w:cs="Arial"/>
          <w:sz w:val="30"/>
          <w:szCs w:val="30"/>
        </w:rPr>
        <w:t xml:space="preserve"> contaminada.</w:t>
      </w:r>
    </w:p>
    <w:p w14:paraId="1EC37EDE" w14:textId="77777777" w:rsidR="005E29FE" w:rsidRDefault="005E29FE" w:rsidP="005E29FE">
      <w:pPr>
        <w:jc w:val="both"/>
        <w:rPr>
          <w:rFonts w:ascii="Arial" w:hAnsi="Arial" w:cs="Arial"/>
          <w:sz w:val="30"/>
          <w:szCs w:val="30"/>
        </w:rPr>
      </w:pPr>
    </w:p>
    <w:p w14:paraId="4CE6D49A" w14:textId="77777777" w:rsidR="005E29FE" w:rsidRPr="00D8646D" w:rsidRDefault="00605D67" w:rsidP="005E29FE">
      <w:pPr>
        <w:jc w:val="both"/>
        <w:rPr>
          <w:rFonts w:ascii="Arial" w:hAnsi="Arial" w:cs="Arial"/>
          <w:b/>
          <w:sz w:val="30"/>
          <w:szCs w:val="30"/>
        </w:rPr>
      </w:pPr>
      <w:r w:rsidRPr="00605D67">
        <w:rPr>
          <w:rFonts w:ascii="Arial" w:hAnsi="Arial" w:cs="Arial"/>
          <w:b/>
          <w:sz w:val="30"/>
          <w:szCs w:val="30"/>
        </w:rPr>
        <w:t xml:space="preserve">Que medidas podem ser exigidas para determinação de eventuais compensações ambientais?   </w:t>
      </w:r>
    </w:p>
    <w:p w14:paraId="4E76FC80" w14:textId="77777777" w:rsidR="005E29FE" w:rsidRPr="00D8646D" w:rsidRDefault="004B3E82" w:rsidP="005E29FE">
      <w:pPr>
        <w:jc w:val="both"/>
        <w:rPr>
          <w:rFonts w:ascii="Arial" w:hAnsi="Arial" w:cs="Arial"/>
          <w:sz w:val="30"/>
          <w:szCs w:val="30"/>
        </w:rPr>
      </w:pPr>
      <w:ins w:id="389" w:author="André" w:date="2015-03-09T12:01:00Z">
        <w:r w:rsidRPr="00DE1904">
          <w:rPr>
            <w:rFonts w:ascii="Arial" w:hAnsi="Arial" w:cs="Arial"/>
            <w:color w:val="353535"/>
            <w:sz w:val="30"/>
            <w:szCs w:val="30"/>
          </w:rPr>
          <w:t xml:space="preserve">Dependendo do porte, da localização e de suas características, </w:t>
        </w:r>
        <w:del w:id="390" w:author="Luiz Fernando Moura" w:date="2015-03-11T09:07:00Z">
          <w:r w:rsidRPr="00DE1904" w:rsidDel="002A2E31">
            <w:rPr>
              <w:rFonts w:ascii="Arial" w:hAnsi="Arial" w:cs="Arial"/>
              <w:color w:val="353535"/>
              <w:sz w:val="30"/>
              <w:szCs w:val="30"/>
            </w:rPr>
            <w:delText>podem</w:delText>
          </w:r>
          <w:r w:rsidDel="002A2E31">
            <w:rPr>
              <w:rFonts w:ascii="Arial" w:hAnsi="Arial" w:cs="Arial"/>
              <w:color w:val="353535"/>
              <w:sz w:val="30"/>
              <w:szCs w:val="30"/>
            </w:rPr>
            <w:delText>,</w:delText>
          </w:r>
        </w:del>
      </w:ins>
      <w:del w:id="391" w:author="André" w:date="2015-03-09T12:01:00Z">
        <w:r w:rsidR="00605D67" w:rsidRPr="00605D67" w:rsidDel="004B3E82">
          <w:rPr>
            <w:rFonts w:ascii="Arial" w:hAnsi="Arial" w:cs="Arial"/>
            <w:sz w:val="30"/>
            <w:szCs w:val="30"/>
          </w:rPr>
          <w:delText>P</w:delText>
        </w:r>
      </w:del>
      <w:ins w:id="392" w:author="André" w:date="2015-03-09T12:01:00Z">
        <w:del w:id="393" w:author="Luiz Fernando Moura" w:date="2015-03-11T09:07:00Z">
          <w:r w:rsidDel="002A2E31">
            <w:rPr>
              <w:rFonts w:ascii="Arial" w:hAnsi="Arial" w:cs="Arial"/>
              <w:sz w:val="30"/>
              <w:szCs w:val="30"/>
            </w:rPr>
            <w:delText xml:space="preserve"> </w:delText>
          </w:r>
        </w:del>
        <w:r>
          <w:rPr>
            <w:rFonts w:ascii="Arial" w:hAnsi="Arial" w:cs="Arial"/>
            <w:sz w:val="30"/>
            <w:szCs w:val="30"/>
          </w:rPr>
          <w:t>p</w:t>
        </w:r>
      </w:ins>
      <w:r w:rsidR="00605D67" w:rsidRPr="00605D67">
        <w:rPr>
          <w:rFonts w:ascii="Arial" w:hAnsi="Arial" w:cs="Arial"/>
          <w:sz w:val="30"/>
          <w:szCs w:val="30"/>
        </w:rPr>
        <w:t xml:space="preserve">odem ser exigidos Estudos Prévios de Impacto Ambiental (EIA) e respectivos Relatórios de Impacto ao Meio Ambiente (RIMA), para o licenciamento de obras ou atividades de potencial degradação ambiental. </w:t>
      </w:r>
    </w:p>
    <w:p w14:paraId="45C18B33" w14:textId="77777777" w:rsidR="005E29FE" w:rsidRPr="00D8646D" w:rsidRDefault="00605D67" w:rsidP="005E29FE">
      <w:pPr>
        <w:jc w:val="both"/>
        <w:rPr>
          <w:rFonts w:ascii="Arial" w:hAnsi="Arial" w:cs="Arial"/>
          <w:sz w:val="30"/>
          <w:szCs w:val="30"/>
        </w:rPr>
      </w:pPr>
      <w:r w:rsidRPr="00605D67">
        <w:rPr>
          <w:rFonts w:ascii="Arial" w:hAnsi="Arial" w:cs="Arial"/>
          <w:sz w:val="30"/>
          <w:szCs w:val="30"/>
        </w:rPr>
        <w:t xml:space="preserve">Em alguns casos também são exigidos Relatórios de Impacto no </w:t>
      </w:r>
      <w:ins w:id="394" w:author="André" w:date="2015-03-09T12:01:00Z">
        <w:r w:rsidR="004B3E82">
          <w:rPr>
            <w:rFonts w:ascii="Arial" w:hAnsi="Arial" w:cs="Arial"/>
            <w:sz w:val="30"/>
            <w:szCs w:val="30"/>
          </w:rPr>
          <w:t>T</w:t>
        </w:r>
      </w:ins>
      <w:del w:id="395" w:author="André" w:date="2015-03-09T12:01:00Z">
        <w:r w:rsidRPr="00605D67" w:rsidDel="004B3E82">
          <w:rPr>
            <w:rFonts w:ascii="Arial" w:hAnsi="Arial" w:cs="Arial"/>
            <w:sz w:val="30"/>
            <w:szCs w:val="30"/>
          </w:rPr>
          <w:delText>t</w:delText>
        </w:r>
      </w:del>
      <w:r w:rsidRPr="00605D67">
        <w:rPr>
          <w:rFonts w:ascii="Arial" w:hAnsi="Arial" w:cs="Arial"/>
          <w:sz w:val="30"/>
          <w:szCs w:val="30"/>
        </w:rPr>
        <w:t>rânsito (RIT)  e Estudo de Impacto de Vizinhança (EIV).</w:t>
      </w:r>
    </w:p>
    <w:p w14:paraId="2D05EF0E" w14:textId="77777777" w:rsidR="005E29FE" w:rsidRDefault="005E29FE" w:rsidP="005E29FE">
      <w:pPr>
        <w:jc w:val="both"/>
        <w:rPr>
          <w:rFonts w:ascii="Arial" w:hAnsi="Arial" w:cs="Arial"/>
          <w:sz w:val="30"/>
          <w:szCs w:val="30"/>
        </w:rPr>
      </w:pPr>
    </w:p>
    <w:p w14:paraId="57B0C985" w14:textId="77777777" w:rsidR="005E29FE" w:rsidRPr="00FC1700" w:rsidRDefault="005E29FE" w:rsidP="005E29FE">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14:paraId="342FE090" w14:textId="77777777" w:rsidR="005E29FE" w:rsidRDefault="005E29FE" w:rsidP="005E29FE">
      <w:pPr>
        <w:jc w:val="both"/>
        <w:rPr>
          <w:rFonts w:ascii="Arial" w:hAnsi="Arial" w:cs="Arial"/>
          <w:sz w:val="30"/>
          <w:szCs w:val="30"/>
        </w:rPr>
      </w:pPr>
      <w:r>
        <w:rPr>
          <w:rFonts w:ascii="Arial" w:hAnsi="Arial" w:cs="Arial"/>
          <w:sz w:val="30"/>
          <w:szCs w:val="30"/>
        </w:rPr>
        <w:t xml:space="preserve">Em terrenos onde existe vegetação, </w:t>
      </w:r>
      <w:ins w:id="396" w:author="Fabio B" w:date="2015-03-09T18:59:00Z">
        <w:r w:rsidR="00D22376">
          <w:rPr>
            <w:rFonts w:ascii="Arial" w:hAnsi="Arial" w:cs="Arial"/>
            <w:sz w:val="30"/>
            <w:szCs w:val="30"/>
          </w:rPr>
          <w:t>sempre</w:t>
        </w:r>
      </w:ins>
      <w:del w:id="397" w:author="Fabio B" w:date="2015-03-09T18:59:00Z">
        <w:r w:rsidDel="00D22376">
          <w:rPr>
            <w:rFonts w:ascii="Arial" w:hAnsi="Arial" w:cs="Arial"/>
            <w:sz w:val="30"/>
            <w:szCs w:val="30"/>
          </w:rPr>
          <w:delText>antes de suprimi-l</w:delText>
        </w:r>
      </w:del>
      <w:del w:id="398" w:author="Fabio B" w:date="2015-03-09T19:00:00Z">
        <w:r w:rsidDel="00D22376">
          <w:rPr>
            <w:rFonts w:ascii="Arial" w:hAnsi="Arial" w:cs="Arial"/>
            <w:sz w:val="30"/>
            <w:szCs w:val="30"/>
          </w:rPr>
          <w:delText>a</w:delText>
        </w:r>
      </w:del>
      <w:r>
        <w:rPr>
          <w:rFonts w:ascii="Arial" w:hAnsi="Arial" w:cs="Arial"/>
          <w:sz w:val="30"/>
          <w:szCs w:val="30"/>
        </w:rPr>
        <w:t xml:space="preserve"> é realizado um levantamento arbóreo para classificação da vegetação existente.</w:t>
      </w:r>
    </w:p>
    <w:p w14:paraId="2BC6C7B6" w14:textId="77777777" w:rsidR="005E29FE" w:rsidRPr="007563E8" w:rsidRDefault="005E29FE" w:rsidP="005E29FE">
      <w:pPr>
        <w:jc w:val="both"/>
        <w:rPr>
          <w:rFonts w:ascii="Arial" w:hAnsi="Arial" w:cs="Arial"/>
          <w:sz w:val="30"/>
          <w:szCs w:val="30"/>
        </w:rPr>
      </w:pPr>
      <w:r>
        <w:rPr>
          <w:rFonts w:ascii="Arial" w:hAnsi="Arial" w:cs="Arial"/>
          <w:sz w:val="30"/>
          <w:szCs w:val="30"/>
        </w:rPr>
        <w:t>Dependendo do tipo de vegetação, a solução passa pela manutenção de espécies importantes, o transplante de espécies para outros locais e a compensação da vegetação suprimida no terreno, através do plantio de quantidade importante de mudas em outros locais definidos pelos órgãos ambientais ou por meio de compensações financeiras. Além disso, os empreendimentos contam com a execução de projetos paisagístico</w:t>
      </w:r>
      <w:ins w:id="399" w:author="Fabio B" w:date="2015-03-09T19:00:00Z">
        <w:r w:rsidR="00D22376">
          <w:rPr>
            <w:rFonts w:ascii="Arial" w:hAnsi="Arial" w:cs="Arial"/>
            <w:sz w:val="30"/>
            <w:szCs w:val="30"/>
          </w:rPr>
          <w:t>s</w:t>
        </w:r>
      </w:ins>
      <w:del w:id="400" w:author="Fabio B" w:date="2015-03-09T19:00:00Z">
        <w:r w:rsidDel="00D22376">
          <w:rPr>
            <w:rFonts w:ascii="Arial" w:hAnsi="Arial" w:cs="Arial"/>
            <w:sz w:val="30"/>
            <w:szCs w:val="30"/>
          </w:rPr>
          <w:delText>s</w:delText>
        </w:r>
      </w:del>
      <w:r>
        <w:rPr>
          <w:rFonts w:ascii="Arial" w:hAnsi="Arial" w:cs="Arial"/>
          <w:sz w:val="30"/>
          <w:szCs w:val="30"/>
        </w:rPr>
        <w:t xml:space="preserve"> que</w:t>
      </w:r>
      <w:ins w:id="401" w:author="Fabio B" w:date="2015-03-09T19:00:00Z">
        <w:r w:rsidR="00D22376">
          <w:rPr>
            <w:rFonts w:ascii="Arial" w:hAnsi="Arial" w:cs="Arial"/>
            <w:sz w:val="30"/>
            <w:szCs w:val="30"/>
          </w:rPr>
          <w:t xml:space="preserve"> na maior parte dos casos </w:t>
        </w:r>
      </w:ins>
      <w:ins w:id="402" w:author="Luiz Fernando Moura" w:date="2015-03-11T09:10:00Z">
        <w:r w:rsidR="002A2E31">
          <w:rPr>
            <w:rFonts w:ascii="Arial" w:hAnsi="Arial" w:cs="Arial"/>
            <w:sz w:val="30"/>
            <w:szCs w:val="30"/>
          </w:rPr>
          <w:t xml:space="preserve">os contemplam com </w:t>
        </w:r>
      </w:ins>
      <w:ins w:id="403" w:author="Fabio B" w:date="2015-03-09T19:00:00Z">
        <w:del w:id="404" w:author="Luiz Fernando Moura" w:date="2015-03-11T09:10:00Z">
          <w:r w:rsidR="00D22376" w:rsidDel="002A2E31">
            <w:rPr>
              <w:rFonts w:ascii="Arial" w:hAnsi="Arial" w:cs="Arial"/>
              <w:sz w:val="30"/>
              <w:szCs w:val="30"/>
            </w:rPr>
            <w:delText xml:space="preserve">determina </w:delText>
          </w:r>
        </w:del>
        <w:r w:rsidR="00D22376">
          <w:rPr>
            <w:rFonts w:ascii="Arial" w:hAnsi="Arial" w:cs="Arial"/>
            <w:sz w:val="30"/>
            <w:szCs w:val="30"/>
          </w:rPr>
          <w:t>a plantação de novas árvores</w:t>
        </w:r>
      </w:ins>
      <w:del w:id="405" w:author="Fabio B" w:date="2015-03-09T19:01:00Z">
        <w:r w:rsidDel="00D22376">
          <w:rPr>
            <w:rFonts w:ascii="Arial" w:hAnsi="Arial" w:cs="Arial"/>
            <w:sz w:val="30"/>
            <w:szCs w:val="30"/>
          </w:rPr>
          <w:delText xml:space="preserve"> os contemplam com a plantação de novas árvores</w:delText>
        </w:r>
      </w:del>
      <w:r>
        <w:rPr>
          <w:rFonts w:ascii="Arial" w:hAnsi="Arial" w:cs="Arial"/>
          <w:sz w:val="30"/>
          <w:szCs w:val="30"/>
        </w:rPr>
        <w:t>.</w:t>
      </w:r>
    </w:p>
    <w:p w14:paraId="03E84AF7" w14:textId="77777777" w:rsidR="005E29FE" w:rsidRPr="00FA6585" w:rsidRDefault="005E29FE" w:rsidP="005E29FE">
      <w:pPr>
        <w:jc w:val="both"/>
        <w:rPr>
          <w:rFonts w:ascii="Arial" w:hAnsi="Arial" w:cs="Arial"/>
          <w:sz w:val="30"/>
          <w:szCs w:val="30"/>
        </w:rPr>
      </w:pPr>
    </w:p>
    <w:p w14:paraId="0190A1E7" w14:textId="77777777" w:rsidR="005E29FE" w:rsidRPr="00FC1700" w:rsidRDefault="005E29FE" w:rsidP="005E29FE">
      <w:pPr>
        <w:jc w:val="both"/>
        <w:rPr>
          <w:rFonts w:ascii="Arial" w:hAnsi="Arial" w:cs="Arial"/>
          <w:b/>
          <w:sz w:val="30"/>
          <w:szCs w:val="30"/>
        </w:rPr>
      </w:pPr>
      <w:r>
        <w:rPr>
          <w:rFonts w:ascii="Arial" w:hAnsi="Arial" w:cs="Arial"/>
          <w:b/>
          <w:sz w:val="30"/>
          <w:szCs w:val="30"/>
        </w:rPr>
        <w:t>Qual o órgão</w:t>
      </w:r>
      <w:r w:rsidRPr="00FC1700">
        <w:rPr>
          <w:rFonts w:ascii="Arial" w:hAnsi="Arial" w:cs="Arial"/>
          <w:b/>
          <w:sz w:val="30"/>
          <w:szCs w:val="30"/>
        </w:rPr>
        <w:t xml:space="preserve"> responsável pela normatização das questões ambientais?</w:t>
      </w:r>
    </w:p>
    <w:p w14:paraId="249FC8ED" w14:textId="77777777" w:rsidR="005E29FE" w:rsidRPr="00D8646D" w:rsidRDefault="005E29FE" w:rsidP="005E29FE">
      <w:pPr>
        <w:jc w:val="both"/>
        <w:rPr>
          <w:rFonts w:ascii="Arial" w:hAnsi="Arial" w:cs="Arial"/>
          <w:sz w:val="30"/>
          <w:szCs w:val="30"/>
        </w:rPr>
      </w:pPr>
      <w:r w:rsidRPr="00D8646D">
        <w:rPr>
          <w:rFonts w:ascii="Arial" w:hAnsi="Arial" w:cs="Arial"/>
          <w:sz w:val="30"/>
          <w:szCs w:val="30"/>
        </w:rPr>
        <w:t xml:space="preserve">O CONAMA – Conselho Nacional do Meio Ambiente é o responsável por </w:t>
      </w:r>
      <w:r w:rsidR="00605D67" w:rsidRPr="00605D67">
        <w:rPr>
          <w:rFonts w:ascii="Arial" w:hAnsi="Arial" w:cs="Arial"/>
          <w:sz w:val="30"/>
          <w:szCs w:val="30"/>
        </w:rPr>
        <w:t>estabelecer normas e critérios para o licenciamento de atividades efetiva ou potencialmente poluidoras, a ser concedido pela União, pelos Estados, pelo Distrito Federal e Municípios.</w:t>
      </w:r>
    </w:p>
    <w:p w14:paraId="20EBF3CF" w14:textId="77777777" w:rsidR="005E29FE" w:rsidRPr="00D8646D" w:rsidRDefault="00605D67" w:rsidP="005E29FE">
      <w:pPr>
        <w:jc w:val="both"/>
        <w:rPr>
          <w:rFonts w:ascii="Arial" w:hAnsi="Arial" w:cs="Arial"/>
          <w:sz w:val="30"/>
          <w:szCs w:val="30"/>
        </w:rPr>
      </w:pPr>
      <w:r w:rsidRPr="00605D67">
        <w:rPr>
          <w:rFonts w:ascii="Arial" w:hAnsi="Arial" w:cs="Arial"/>
          <w:sz w:val="30"/>
          <w:szCs w:val="30"/>
        </w:rPr>
        <w:t>No âmbito dos Estados e Municípios as Secretarias de Meio Ambiente são responsáveis pelo licenciamento e fiscalização dos projetos.</w:t>
      </w:r>
    </w:p>
    <w:p w14:paraId="16F504A9" w14:textId="77777777" w:rsidR="005E29FE" w:rsidRPr="00FA6585" w:rsidRDefault="005E29FE" w:rsidP="00FA6585">
      <w:pPr>
        <w:spacing w:after="0" w:line="240" w:lineRule="auto"/>
        <w:jc w:val="both"/>
        <w:rPr>
          <w:rFonts w:ascii="Arial" w:hAnsi="Arial" w:cs="Arial"/>
          <w:i/>
          <w:color w:val="000000" w:themeColor="text1"/>
          <w:sz w:val="30"/>
          <w:szCs w:val="30"/>
        </w:rPr>
      </w:pPr>
    </w:p>
    <w:p w14:paraId="50C088EB" w14:textId="77777777"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w:t>
      </w:r>
      <w:r w:rsidR="00A44007" w:rsidRPr="00FA6585">
        <w:rPr>
          <w:rFonts w:ascii="Arial" w:hAnsi="Arial" w:cs="Arial"/>
          <w:b/>
          <w:color w:val="000000" w:themeColor="text1"/>
          <w:sz w:val="30"/>
          <w:szCs w:val="30"/>
        </w:rPr>
        <w:t xml:space="preserve">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14:paraId="05518670" w14:textId="77777777" w:rsidR="00A44007" w:rsidRDefault="00AD6726"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O impacto no prazo afeta a todos. </w:t>
      </w:r>
      <w:r w:rsidR="00A50327" w:rsidRPr="00880D6D">
        <w:rPr>
          <w:rFonts w:ascii="Arial" w:hAnsi="Arial" w:cs="Arial"/>
          <w:color w:val="000000" w:themeColor="text1"/>
          <w:sz w:val="30"/>
          <w:szCs w:val="30"/>
        </w:rPr>
        <w:t>Se</w:t>
      </w:r>
      <w:r w:rsidR="00A44007" w:rsidRPr="00880D6D">
        <w:rPr>
          <w:rFonts w:ascii="Arial" w:hAnsi="Arial" w:cs="Arial"/>
          <w:color w:val="000000" w:themeColor="text1"/>
          <w:sz w:val="30"/>
          <w:szCs w:val="30"/>
        </w:rPr>
        <w:t xml:space="preserve"> par</w:t>
      </w:r>
      <w:r w:rsidR="00A50327" w:rsidRPr="00880D6D">
        <w:rPr>
          <w:rFonts w:ascii="Arial" w:hAnsi="Arial" w:cs="Arial"/>
          <w:color w:val="000000" w:themeColor="text1"/>
          <w:sz w:val="30"/>
          <w:szCs w:val="30"/>
        </w:rPr>
        <w:t>a as incorporadoras o atraso na entrega de um empreendimento representa maior custo e muitas vezes prejuízo, para os compradores acarreta inúmeros transtornos. Muitas vezes, com base nas datas</w:t>
      </w:r>
      <w:r>
        <w:rPr>
          <w:rFonts w:ascii="Arial" w:hAnsi="Arial" w:cs="Arial"/>
          <w:color w:val="000000" w:themeColor="text1"/>
          <w:sz w:val="30"/>
          <w:szCs w:val="30"/>
        </w:rPr>
        <w:t xml:space="preserve"> previstas de entrega das unidades</w:t>
      </w:r>
      <w:r w:rsidR="00A50327" w:rsidRPr="00880D6D">
        <w:rPr>
          <w:rFonts w:ascii="Arial" w:hAnsi="Arial" w:cs="Arial"/>
          <w:color w:val="000000" w:themeColor="text1"/>
          <w:sz w:val="30"/>
          <w:szCs w:val="30"/>
        </w:rPr>
        <w:t xml:space="preserve"> o comprador planeja mudanças em sua vida, como casamento, entrega do imó</w:t>
      </w:r>
      <w:r>
        <w:rPr>
          <w:rFonts w:ascii="Arial" w:hAnsi="Arial" w:cs="Arial"/>
          <w:color w:val="000000" w:themeColor="text1"/>
          <w:sz w:val="30"/>
          <w:szCs w:val="30"/>
        </w:rPr>
        <w:t>vel onde está morando</w:t>
      </w:r>
      <w:r w:rsidR="00A50327" w:rsidRPr="00880D6D">
        <w:rPr>
          <w:rFonts w:ascii="Arial" w:hAnsi="Arial" w:cs="Arial"/>
          <w:color w:val="000000" w:themeColor="text1"/>
          <w:sz w:val="30"/>
          <w:szCs w:val="30"/>
        </w:rPr>
        <w:t xml:space="preserve"> e outras rotinas como </w:t>
      </w:r>
      <w:r w:rsidR="0079548C">
        <w:rPr>
          <w:rFonts w:ascii="Arial" w:hAnsi="Arial" w:cs="Arial"/>
          <w:color w:val="000000" w:themeColor="text1"/>
          <w:sz w:val="30"/>
          <w:szCs w:val="30"/>
        </w:rPr>
        <w:t xml:space="preserve">mudança da </w:t>
      </w:r>
      <w:r w:rsidR="00A50327" w:rsidRPr="00880D6D">
        <w:rPr>
          <w:rFonts w:ascii="Arial" w:hAnsi="Arial" w:cs="Arial"/>
          <w:color w:val="000000" w:themeColor="text1"/>
          <w:sz w:val="30"/>
          <w:szCs w:val="30"/>
        </w:rPr>
        <w:t xml:space="preserve">escola dos filhos. </w:t>
      </w:r>
      <w:r w:rsidR="0079548C">
        <w:rPr>
          <w:rFonts w:ascii="Arial" w:hAnsi="Arial" w:cs="Arial"/>
          <w:color w:val="000000" w:themeColor="text1"/>
          <w:sz w:val="30"/>
          <w:szCs w:val="30"/>
        </w:rPr>
        <w:t xml:space="preserve">Como forma de minimizar estes prejuízos, </w:t>
      </w:r>
      <w:r w:rsidR="0079548C" w:rsidRPr="00880D6D">
        <w:rPr>
          <w:rFonts w:ascii="Arial" w:hAnsi="Arial" w:cs="Arial"/>
          <w:color w:val="000000" w:themeColor="text1"/>
          <w:sz w:val="30"/>
          <w:szCs w:val="30"/>
        </w:rPr>
        <w:t xml:space="preserve">os atrasos são passíveis de multas pagas pelas incorporadoras </w:t>
      </w:r>
      <w:r w:rsidR="00E77247">
        <w:rPr>
          <w:rFonts w:ascii="Arial" w:hAnsi="Arial" w:cs="Arial"/>
          <w:color w:val="000000" w:themeColor="text1"/>
          <w:sz w:val="30"/>
          <w:szCs w:val="30"/>
        </w:rPr>
        <w:t>aos adquirentes, mas muitas vezes o atraso é decorrente de processos burocráticos em Prefeituras ou concessionários de serviços públicos.</w:t>
      </w:r>
    </w:p>
    <w:p w14:paraId="239F376D" w14:textId="77777777" w:rsidR="00E77247" w:rsidRDefault="00E77247" w:rsidP="00FA6585">
      <w:pPr>
        <w:spacing w:after="0" w:line="240" w:lineRule="auto"/>
        <w:jc w:val="both"/>
        <w:rPr>
          <w:rFonts w:ascii="Arial" w:hAnsi="Arial" w:cs="Arial"/>
          <w:color w:val="000000" w:themeColor="text1"/>
          <w:sz w:val="30"/>
          <w:szCs w:val="30"/>
        </w:rPr>
      </w:pPr>
    </w:p>
    <w:p w14:paraId="2E1E280A" w14:textId="77777777" w:rsidR="00E77247" w:rsidRPr="00880D6D" w:rsidRDefault="00E77247"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A simplificação e celeridade dos processos, tanto na aprovação do projeto quanto na obtenção do </w:t>
      </w:r>
      <w:r w:rsidR="00624903">
        <w:rPr>
          <w:rFonts w:ascii="Arial" w:hAnsi="Arial" w:cs="Arial"/>
          <w:color w:val="000000" w:themeColor="text1"/>
          <w:sz w:val="30"/>
          <w:szCs w:val="30"/>
        </w:rPr>
        <w:t>Habite-se</w:t>
      </w:r>
      <w:r>
        <w:rPr>
          <w:rFonts w:ascii="Arial" w:hAnsi="Arial" w:cs="Arial"/>
          <w:color w:val="000000" w:themeColor="text1"/>
          <w:sz w:val="30"/>
          <w:szCs w:val="30"/>
        </w:rPr>
        <w:t xml:space="preserve"> pode trazer grandes benefícios, não apenas para os incorporadores, mas principalmente para os compradores.</w:t>
      </w:r>
    </w:p>
    <w:p w14:paraId="55F2E07F" w14:textId="77777777" w:rsidR="00A44007" w:rsidRPr="00FA6585" w:rsidRDefault="00A44007" w:rsidP="00FA6585">
      <w:pPr>
        <w:spacing w:after="0" w:line="240" w:lineRule="auto"/>
        <w:jc w:val="both"/>
        <w:rPr>
          <w:rFonts w:ascii="Arial" w:hAnsi="Arial" w:cs="Arial"/>
          <w:b/>
          <w:color w:val="000000" w:themeColor="text1"/>
          <w:sz w:val="30"/>
          <w:szCs w:val="30"/>
        </w:rPr>
      </w:pPr>
    </w:p>
    <w:p w14:paraId="619B524F"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14:paraId="1EB1894D"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47844208" wp14:editId="37E5F750">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14:paraId="1BED1854" w14:textId="77777777" w:rsidR="00DD6F0A" w:rsidRPr="00FA6585" w:rsidRDefault="00DD6F0A" w:rsidP="00FA6585">
      <w:pPr>
        <w:spacing w:after="0" w:line="240" w:lineRule="auto"/>
        <w:jc w:val="both"/>
        <w:rPr>
          <w:rFonts w:ascii="Arial" w:hAnsi="Arial" w:cs="Arial"/>
          <w:sz w:val="30"/>
          <w:szCs w:val="30"/>
        </w:rPr>
      </w:pPr>
    </w:p>
    <w:p w14:paraId="71CB21AF"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 xml:space="preserve">Fonte: Estudo </w:t>
      </w:r>
      <w:r w:rsidR="00774DC6">
        <w:rPr>
          <w:rFonts w:ascii="Arial" w:hAnsi="Arial" w:cs="Arial"/>
          <w:i/>
          <w:color w:val="000000" w:themeColor="text1"/>
          <w:sz w:val="30"/>
          <w:szCs w:val="30"/>
        </w:rPr>
        <w:t>ABRAINC</w:t>
      </w:r>
      <w:r w:rsidRPr="00FA6585">
        <w:rPr>
          <w:rFonts w:ascii="Arial" w:hAnsi="Arial" w:cs="Arial"/>
          <w:i/>
          <w:color w:val="000000" w:themeColor="text1"/>
          <w:sz w:val="30"/>
          <w:szCs w:val="30"/>
        </w:rPr>
        <w:t xml:space="preserve"> -</w:t>
      </w:r>
      <w:r w:rsidRPr="00FA6585">
        <w:rPr>
          <w:rFonts w:ascii="Arial" w:hAnsi="Arial" w:cs="Arial"/>
          <w:i/>
          <w:color w:val="000000" w:themeColor="text1"/>
          <w:sz w:val="30"/>
          <w:szCs w:val="30"/>
          <w:shd w:val="clear" w:color="auto" w:fill="FFFFFF"/>
        </w:rPr>
        <w:t xml:space="preserve"> SERÁ EDITADO</w:t>
      </w:r>
    </w:p>
    <w:p w14:paraId="18D8283E" w14:textId="77777777" w:rsidR="00DD6F0A" w:rsidRPr="00FA6585" w:rsidRDefault="00DD6F0A" w:rsidP="00FA6585">
      <w:pPr>
        <w:spacing w:after="0" w:line="240" w:lineRule="auto"/>
        <w:jc w:val="both"/>
        <w:rPr>
          <w:rFonts w:ascii="Arial" w:hAnsi="Arial" w:cs="Arial"/>
          <w:i/>
          <w:color w:val="000000" w:themeColor="text1"/>
          <w:sz w:val="30"/>
          <w:szCs w:val="30"/>
        </w:rPr>
      </w:pPr>
    </w:p>
    <w:p w14:paraId="378C9B21" w14:textId="77777777" w:rsidR="00DD6F0A" w:rsidRPr="00FA6585" w:rsidRDefault="00DD6F0A" w:rsidP="00FA6585">
      <w:pPr>
        <w:spacing w:after="0"/>
        <w:ind w:left="-284" w:right="-568"/>
        <w:jc w:val="both"/>
        <w:rPr>
          <w:rFonts w:ascii="Arial" w:hAnsi="Arial" w:cs="Arial"/>
          <w:color w:val="000000" w:themeColor="text1"/>
          <w:sz w:val="30"/>
          <w:szCs w:val="30"/>
        </w:rPr>
      </w:pPr>
    </w:p>
    <w:p w14:paraId="28281B34" w14:textId="77777777"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impact</w:t>
      </w:r>
      <w:r w:rsidR="00F73483">
        <w:rPr>
          <w:rFonts w:ascii="Arial" w:hAnsi="Arial" w:cs="Arial"/>
          <w:b/>
          <w:color w:val="000000" w:themeColor="text1"/>
          <w:sz w:val="30"/>
          <w:szCs w:val="30"/>
        </w:rPr>
        <w:t>a</w:t>
      </w:r>
      <w:r w:rsidRPr="00FA6585">
        <w:rPr>
          <w:rFonts w:ascii="Arial" w:hAnsi="Arial" w:cs="Arial"/>
          <w:b/>
          <w:color w:val="000000" w:themeColor="text1"/>
          <w:sz w:val="30"/>
          <w:szCs w:val="30"/>
        </w:rPr>
        <w:t xml:space="preserve"> os custos?</w:t>
      </w:r>
    </w:p>
    <w:p w14:paraId="25A8680B" w14:textId="77777777"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w:t>
      </w:r>
      <w:r w:rsidR="004F69E4">
        <w:rPr>
          <w:rFonts w:ascii="Arial" w:hAnsi="Arial" w:cs="Arial"/>
          <w:color w:val="000000" w:themeColor="text1"/>
          <w:sz w:val="30"/>
          <w:szCs w:val="30"/>
        </w:rPr>
        <w:t xml:space="preserve">os </w:t>
      </w:r>
      <w:r w:rsidRPr="00FA6585">
        <w:rPr>
          <w:rFonts w:ascii="Arial" w:hAnsi="Arial" w:cs="Arial"/>
          <w:color w:val="000000" w:themeColor="text1"/>
          <w:sz w:val="30"/>
          <w:szCs w:val="30"/>
        </w:rPr>
        <w:t>profissionais disponíveis para a contratação</w:t>
      </w:r>
      <w:r w:rsidR="004F69E4">
        <w:rPr>
          <w:rFonts w:ascii="Arial" w:hAnsi="Arial" w:cs="Arial"/>
          <w:color w:val="000000" w:themeColor="text1"/>
          <w:sz w:val="30"/>
          <w:szCs w:val="30"/>
        </w:rPr>
        <w:t xml:space="preserve"> não possuem a capacitação necessária e </w:t>
      </w:r>
      <w:r w:rsidRPr="00FA6585">
        <w:rPr>
          <w:rFonts w:ascii="Arial" w:hAnsi="Arial" w:cs="Arial"/>
          <w:color w:val="000000" w:themeColor="text1"/>
          <w:sz w:val="30"/>
          <w:szCs w:val="30"/>
        </w:rPr>
        <w:t>a eficiência alcançada não é a desejada. Com isso, são necessárias múltiplas contratações</w:t>
      </w:r>
      <w:r w:rsidR="00502E47">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para atender à construção </w:t>
      </w:r>
      <w:r w:rsidR="00912252" w:rsidRPr="00FA6585">
        <w:rPr>
          <w:rFonts w:ascii="Arial" w:hAnsi="Arial" w:cs="Arial"/>
          <w:color w:val="000000" w:themeColor="text1"/>
          <w:sz w:val="30"/>
          <w:szCs w:val="30"/>
        </w:rPr>
        <w:t xml:space="preserve">integral 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w:t>
      </w:r>
      <w:r w:rsidR="00E77247">
        <w:rPr>
          <w:rFonts w:ascii="Arial" w:hAnsi="Arial" w:cs="Arial"/>
          <w:color w:val="000000" w:themeColor="text1"/>
          <w:sz w:val="30"/>
          <w:szCs w:val="30"/>
        </w:rPr>
        <w:t>construtoras</w:t>
      </w:r>
      <w:r w:rsidRPr="00FA6585">
        <w:rPr>
          <w:rFonts w:ascii="Arial" w:hAnsi="Arial" w:cs="Arial"/>
          <w:color w:val="000000" w:themeColor="text1"/>
          <w:sz w:val="30"/>
          <w:szCs w:val="30"/>
        </w:rPr>
        <w:t xml:space="preserve">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minimiza</w:t>
      </w:r>
      <w:r w:rsidR="00493912" w:rsidRPr="00FA6585">
        <w:rPr>
          <w:rFonts w:ascii="Arial" w:hAnsi="Arial" w:cs="Arial"/>
          <w:color w:val="000000" w:themeColor="text1"/>
          <w:sz w:val="30"/>
          <w:szCs w:val="30"/>
        </w:rPr>
        <w:t>r</w:t>
      </w:r>
      <w:r w:rsidR="00502E47">
        <w:rPr>
          <w:rFonts w:ascii="Arial" w:hAnsi="Arial" w:cs="Arial"/>
          <w:color w:val="000000" w:themeColor="text1"/>
          <w:sz w:val="30"/>
          <w:szCs w:val="30"/>
        </w:rPr>
        <w:t>á</w:t>
      </w:r>
      <w:r w:rsidR="004F69E4">
        <w:rPr>
          <w:rFonts w:ascii="Arial" w:hAnsi="Arial" w:cs="Arial"/>
          <w:color w:val="000000" w:themeColor="text1"/>
          <w:sz w:val="30"/>
          <w:szCs w:val="30"/>
        </w:rPr>
        <w:t xml:space="preserve"> os problemas no</w:t>
      </w:r>
      <w:r w:rsidR="00912252" w:rsidRPr="00FA6585">
        <w:rPr>
          <w:rFonts w:ascii="Arial" w:hAnsi="Arial" w:cs="Arial"/>
          <w:color w:val="000000" w:themeColor="text1"/>
          <w:sz w:val="30"/>
          <w:szCs w:val="30"/>
        </w:rPr>
        <w:t xml:space="preserve">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14:paraId="48AC32C8" w14:textId="77777777" w:rsidR="00DD6F0A" w:rsidRPr="00FA6585" w:rsidRDefault="00DD6F0A" w:rsidP="00FA6585">
      <w:pPr>
        <w:spacing w:after="0" w:line="360" w:lineRule="auto"/>
        <w:ind w:left="-284" w:right="-568"/>
        <w:jc w:val="both"/>
        <w:rPr>
          <w:rFonts w:ascii="Arial" w:hAnsi="Arial" w:cs="Arial"/>
          <w:color w:val="FF0000"/>
          <w:sz w:val="30"/>
          <w:szCs w:val="30"/>
        </w:rPr>
      </w:pPr>
    </w:p>
    <w:p w14:paraId="1124F2C2" w14:textId="77777777" w:rsidR="00DD6F0A" w:rsidRPr="00FA6585" w:rsidRDefault="005362E2" w:rsidP="00FA6585">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Q</w:t>
      </w:r>
      <w:r w:rsidR="00DD6F0A" w:rsidRPr="00FA6585">
        <w:rPr>
          <w:rFonts w:ascii="Arial" w:hAnsi="Arial" w:cs="Arial"/>
          <w:b/>
          <w:color w:val="000000" w:themeColor="text1"/>
          <w:sz w:val="30"/>
          <w:szCs w:val="30"/>
        </w:rPr>
        <w:t xml:space="preserve">ual o impacto </w:t>
      </w:r>
      <w:r>
        <w:rPr>
          <w:rFonts w:ascii="Arial" w:hAnsi="Arial" w:cs="Arial"/>
          <w:b/>
          <w:color w:val="000000" w:themeColor="text1"/>
          <w:sz w:val="30"/>
          <w:szCs w:val="30"/>
        </w:rPr>
        <w:t xml:space="preserve">das exigências técnicas </w:t>
      </w:r>
      <w:r w:rsidR="00DD6F0A" w:rsidRPr="00FA6585">
        <w:rPr>
          <w:rFonts w:ascii="Arial" w:hAnsi="Arial" w:cs="Arial"/>
          <w:b/>
          <w:color w:val="000000" w:themeColor="text1"/>
          <w:sz w:val="30"/>
          <w:szCs w:val="30"/>
        </w:rPr>
        <w:t>sobre prazos e custos?</w:t>
      </w:r>
    </w:p>
    <w:p w14:paraId="5181B69F" w14:textId="77777777" w:rsidR="00BB4ABC" w:rsidRPr="00FA6585" w:rsidRDefault="005362E2" w:rsidP="00FA6585">
      <w:pPr>
        <w:spacing w:after="0"/>
        <w:ind w:left="-284" w:right="-568"/>
        <w:jc w:val="both"/>
        <w:rPr>
          <w:rFonts w:ascii="Arial" w:hAnsi="Arial" w:cs="Arial"/>
          <w:color w:val="000000" w:themeColor="text1"/>
          <w:sz w:val="30"/>
          <w:szCs w:val="30"/>
        </w:rPr>
      </w:pPr>
      <w:r>
        <w:rPr>
          <w:rFonts w:ascii="Arial" w:hAnsi="Arial" w:cs="Arial"/>
          <w:color w:val="000000" w:themeColor="text1"/>
          <w:sz w:val="30"/>
          <w:szCs w:val="30"/>
        </w:rPr>
        <w:t xml:space="preserve">Adequação dos projetos às novas </w:t>
      </w:r>
      <w:r w:rsidR="00DD6F0A" w:rsidRPr="00FA6585">
        <w:rPr>
          <w:rFonts w:ascii="Arial" w:hAnsi="Arial" w:cs="Arial"/>
          <w:color w:val="000000" w:themeColor="text1"/>
          <w:sz w:val="30"/>
          <w:szCs w:val="30"/>
        </w:rPr>
        <w:t xml:space="preserve">Norma de Desempenho e </w:t>
      </w:r>
      <w:r w:rsidR="00BB4ABC"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w:t>
      </w:r>
      <w:r w:rsidR="00502E47">
        <w:rPr>
          <w:rFonts w:ascii="Arial" w:hAnsi="Arial" w:cs="Arial"/>
          <w:color w:val="000000" w:themeColor="text1"/>
          <w:sz w:val="30"/>
          <w:szCs w:val="30"/>
        </w:rPr>
        <w:t>e</w:t>
      </w:r>
      <w:r w:rsidR="00BB4ABC" w:rsidRPr="00FA6585">
        <w:rPr>
          <w:rFonts w:ascii="Arial" w:hAnsi="Arial" w:cs="Arial"/>
          <w:color w:val="000000" w:themeColor="text1"/>
          <w:sz w:val="30"/>
          <w:szCs w:val="30"/>
        </w:rPr>
        <w:t xml:space="preserve">m exigido </w:t>
      </w:r>
      <w:r>
        <w:rPr>
          <w:rFonts w:ascii="Arial" w:hAnsi="Arial" w:cs="Arial"/>
          <w:color w:val="000000" w:themeColor="text1"/>
          <w:sz w:val="30"/>
          <w:szCs w:val="30"/>
        </w:rPr>
        <w:t>cada vez mais especialização no desenvolvimento dos projetos.</w:t>
      </w:r>
      <w:r w:rsidR="00BB4ABC" w:rsidRPr="00FA6585">
        <w:rPr>
          <w:rFonts w:ascii="Arial" w:hAnsi="Arial" w:cs="Arial"/>
          <w:color w:val="000000" w:themeColor="text1"/>
          <w:sz w:val="30"/>
          <w:szCs w:val="30"/>
        </w:rPr>
        <w:t xml:space="preserve"> E</w:t>
      </w:r>
      <w:r>
        <w:rPr>
          <w:rFonts w:ascii="Arial" w:hAnsi="Arial" w:cs="Arial"/>
          <w:color w:val="000000" w:themeColor="text1"/>
          <w:sz w:val="30"/>
          <w:szCs w:val="30"/>
        </w:rPr>
        <w:t>ssa situação</w:t>
      </w:r>
      <w:r w:rsidR="00E77247">
        <w:rPr>
          <w:rFonts w:ascii="Arial" w:hAnsi="Arial" w:cs="Arial"/>
          <w:color w:val="000000" w:themeColor="text1"/>
          <w:sz w:val="30"/>
          <w:szCs w:val="30"/>
        </w:rPr>
        <w:t>, embora de maneira geral benéfica para o mercado,</w:t>
      </w:r>
      <w:r>
        <w:rPr>
          <w:rFonts w:ascii="Arial" w:hAnsi="Arial" w:cs="Arial"/>
          <w:color w:val="000000" w:themeColor="text1"/>
          <w:sz w:val="30"/>
          <w:szCs w:val="30"/>
        </w:rPr>
        <w:t xml:space="preserve"> gera</w:t>
      </w:r>
      <w:r w:rsidR="00BB4ABC" w:rsidRPr="00FA6585">
        <w:rPr>
          <w:rFonts w:ascii="Arial" w:hAnsi="Arial" w:cs="Arial"/>
          <w:color w:val="000000" w:themeColor="text1"/>
          <w:sz w:val="30"/>
          <w:szCs w:val="30"/>
        </w:rPr>
        <w:t xml:space="preserve"> </w:t>
      </w:r>
      <w:r w:rsidR="00493912" w:rsidRPr="00FA6585">
        <w:rPr>
          <w:rFonts w:ascii="Arial" w:hAnsi="Arial" w:cs="Arial"/>
          <w:color w:val="000000" w:themeColor="text1"/>
          <w:sz w:val="30"/>
          <w:szCs w:val="30"/>
        </w:rPr>
        <w:t>impacto</w:t>
      </w:r>
      <w:r w:rsidR="00E77247">
        <w:rPr>
          <w:rFonts w:ascii="Arial" w:hAnsi="Arial" w:cs="Arial"/>
          <w:color w:val="000000" w:themeColor="text1"/>
          <w:sz w:val="30"/>
          <w:szCs w:val="30"/>
        </w:rPr>
        <w:t>s</w:t>
      </w:r>
      <w:r w:rsidR="00493912" w:rsidRPr="00FA6585">
        <w:rPr>
          <w:rFonts w:ascii="Arial" w:hAnsi="Arial" w:cs="Arial"/>
          <w:color w:val="000000" w:themeColor="text1"/>
          <w:sz w:val="30"/>
          <w:szCs w:val="30"/>
        </w:rPr>
        <w:t xml:space="preserve"> </w:t>
      </w:r>
      <w:r w:rsidR="00B76D03" w:rsidRPr="00FA6585">
        <w:rPr>
          <w:rFonts w:ascii="Arial" w:hAnsi="Arial" w:cs="Arial"/>
          <w:color w:val="000000" w:themeColor="text1"/>
          <w:sz w:val="30"/>
          <w:szCs w:val="30"/>
        </w:rPr>
        <w:t xml:space="preserve">para o setor, </w:t>
      </w:r>
      <w:r w:rsidR="00E77247">
        <w:rPr>
          <w:rFonts w:ascii="Arial" w:hAnsi="Arial" w:cs="Arial"/>
          <w:color w:val="000000" w:themeColor="text1"/>
          <w:sz w:val="30"/>
          <w:szCs w:val="30"/>
        </w:rPr>
        <w:t>especialmente n</w:t>
      </w:r>
      <w:r w:rsidR="00BB4ABC" w:rsidRPr="00FA6585">
        <w:rPr>
          <w:rFonts w:ascii="Arial" w:hAnsi="Arial" w:cs="Arial"/>
          <w:color w:val="000000" w:themeColor="text1"/>
          <w:sz w:val="30"/>
          <w:szCs w:val="30"/>
        </w:rPr>
        <w:t>os prazos e custos dos empreendimentos.</w:t>
      </w:r>
    </w:p>
    <w:p w14:paraId="7847C9CD" w14:textId="77777777" w:rsidR="002C5512" w:rsidRDefault="002C5512" w:rsidP="00FA6585">
      <w:pPr>
        <w:spacing w:after="0" w:line="360" w:lineRule="auto"/>
        <w:ind w:left="-284" w:right="-568"/>
        <w:jc w:val="both"/>
        <w:rPr>
          <w:ins w:id="406" w:author="Fabio B" w:date="2015-03-10T12:05:00Z"/>
          <w:rFonts w:ascii="Arial" w:hAnsi="Arial" w:cs="Arial"/>
          <w:b/>
          <w:color w:val="000000" w:themeColor="text1"/>
          <w:sz w:val="30"/>
          <w:szCs w:val="30"/>
        </w:rPr>
      </w:pPr>
    </w:p>
    <w:p w14:paraId="7515A7B8" w14:textId="77777777" w:rsidR="00700315" w:rsidRPr="00FA6585" w:rsidDel="00700315" w:rsidRDefault="00700315" w:rsidP="00FA6585">
      <w:pPr>
        <w:spacing w:after="0" w:line="360" w:lineRule="auto"/>
        <w:ind w:left="-284" w:right="-568"/>
        <w:jc w:val="both"/>
        <w:rPr>
          <w:del w:id="407" w:author="Fabio B" w:date="2015-03-10T12:06:00Z"/>
          <w:rFonts w:ascii="Arial" w:hAnsi="Arial" w:cs="Arial"/>
          <w:b/>
          <w:color w:val="000000" w:themeColor="text1"/>
          <w:sz w:val="30"/>
          <w:szCs w:val="30"/>
        </w:rPr>
      </w:pPr>
    </w:p>
    <w:p w14:paraId="5AD02D8F" w14:textId="77777777" w:rsidR="00DD6F0A" w:rsidRPr="00502E47" w:rsidDel="00700315" w:rsidRDefault="00605D67" w:rsidP="00FA6585">
      <w:pPr>
        <w:spacing w:after="0" w:line="360" w:lineRule="auto"/>
        <w:ind w:left="-284" w:right="-568"/>
        <w:jc w:val="both"/>
        <w:rPr>
          <w:del w:id="408" w:author="Fabio B" w:date="2015-03-10T12:06:00Z"/>
          <w:rFonts w:ascii="Arial" w:hAnsi="Arial" w:cs="Arial"/>
          <w:b/>
          <w:color w:val="000000" w:themeColor="text1"/>
          <w:sz w:val="30"/>
          <w:szCs w:val="30"/>
          <w:highlight w:val="green"/>
        </w:rPr>
      </w:pPr>
      <w:del w:id="409" w:author="Fabio B" w:date="2015-03-10T12:06:00Z">
        <w:r w:rsidRPr="00605D67" w:rsidDel="00700315">
          <w:rPr>
            <w:rFonts w:ascii="Arial" w:hAnsi="Arial" w:cs="Arial"/>
            <w:b/>
            <w:color w:val="000000" w:themeColor="text1"/>
            <w:sz w:val="30"/>
            <w:szCs w:val="30"/>
            <w:highlight w:val="green"/>
          </w:rPr>
          <w:delText>O custo da construção tem registrado crescimento?</w:delText>
        </w:r>
      </w:del>
    </w:p>
    <w:p w14:paraId="7F70C08E" w14:textId="77777777" w:rsidR="00E77247" w:rsidRPr="00FA6585" w:rsidDel="00700315" w:rsidRDefault="001B5E24" w:rsidP="00FA6585">
      <w:pPr>
        <w:spacing w:after="0"/>
        <w:ind w:left="-284" w:right="-568"/>
        <w:jc w:val="both"/>
        <w:rPr>
          <w:del w:id="410" w:author="Fabio B" w:date="2015-03-10T12:06:00Z"/>
          <w:rFonts w:ascii="Arial" w:hAnsi="Arial" w:cs="Arial"/>
          <w:color w:val="000000" w:themeColor="text1"/>
          <w:sz w:val="30"/>
          <w:szCs w:val="30"/>
          <w:shd w:val="clear" w:color="auto" w:fill="FFFFFF"/>
        </w:rPr>
      </w:pPr>
      <w:del w:id="411" w:author="Fabio B" w:date="2015-03-10T12:04:00Z">
        <w:r w:rsidRPr="000F6AC8" w:rsidDel="00700315">
          <w:rPr>
            <w:rFonts w:ascii="Arial" w:hAnsi="Arial" w:cs="Arial"/>
            <w:color w:val="000000" w:themeColor="text1"/>
            <w:sz w:val="30"/>
            <w:szCs w:val="30"/>
          </w:rPr>
          <w:delText>Os custos</w:delText>
        </w:r>
      </w:del>
      <w:del w:id="412" w:author="Fabio B" w:date="2015-03-10T12:06:00Z">
        <w:r w:rsidRPr="000F6AC8" w:rsidDel="00700315">
          <w:rPr>
            <w:rFonts w:ascii="Arial" w:hAnsi="Arial" w:cs="Arial"/>
            <w:color w:val="000000" w:themeColor="text1"/>
            <w:sz w:val="30"/>
            <w:szCs w:val="30"/>
          </w:rPr>
          <w:delText xml:space="preserve"> são cada vez mais elevados, como apontam alguns dos mais recentes números. Por exemplo, o </w:delText>
        </w:r>
        <w:r w:rsidR="00605D67" w:rsidDel="00700315">
          <w:rPr>
            <w:rFonts w:ascii="Arial" w:hAnsi="Arial" w:cs="Arial"/>
            <w:color w:val="000000" w:themeColor="text1"/>
            <w:sz w:val="30"/>
            <w:szCs w:val="30"/>
            <w:shd w:val="clear" w:color="auto" w:fill="FFFFFF"/>
          </w:rPr>
          <w:delText xml:space="preserve">Custo Unitário Básico  da construção civil do Estado de São Paulo </w:delText>
        </w:r>
        <w:r w:rsidR="00605D67" w:rsidRPr="00605D67" w:rsidDel="00700315">
          <w:rPr>
            <w:rFonts w:ascii="Arial" w:hAnsi="Arial" w:cs="Arial"/>
            <w:color w:val="000000" w:themeColor="text1"/>
            <w:sz w:val="30"/>
            <w:szCs w:val="30"/>
            <w:shd w:val="clear" w:color="auto" w:fill="FFFFFF"/>
          </w:rPr>
          <w:delText>(CUB-SP) registrou alta de 2,77% em junho/2014 (frente a maio/2014</w:delText>
        </w:r>
        <w:r w:rsidR="00DD6F0A" w:rsidRPr="000F6AC8" w:rsidDel="00700315">
          <w:rPr>
            <w:rFonts w:ascii="Arial" w:hAnsi="Arial" w:cs="Arial"/>
            <w:color w:val="000000" w:themeColor="text1"/>
            <w:sz w:val="30"/>
            <w:szCs w:val="30"/>
            <w:shd w:val="clear" w:color="auto" w:fill="FFFFFF"/>
          </w:rPr>
          <w:delText xml:space="preserve">), </w:delText>
        </w:r>
        <w:r w:rsidR="00605D67" w:rsidRPr="00605D67" w:rsidDel="00700315">
          <w:rPr>
            <w:rFonts w:ascii="Arial" w:hAnsi="Arial" w:cs="Arial"/>
            <w:color w:val="000000" w:themeColor="text1"/>
            <w:sz w:val="30"/>
            <w:szCs w:val="30"/>
            <w:shd w:val="clear" w:color="auto" w:fill="FFFFFF"/>
          </w:rPr>
          <w:delText>calculado pel</w:delText>
        </w:r>
        <w:r w:rsidRPr="000F6AC8" w:rsidDel="00700315">
          <w:rPr>
            <w:rFonts w:ascii="Arial" w:hAnsi="Arial" w:cs="Arial"/>
            <w:color w:val="000000" w:themeColor="text1"/>
            <w:sz w:val="30"/>
            <w:szCs w:val="30"/>
            <w:shd w:val="clear" w:color="auto" w:fill="FFFFFF"/>
          </w:rPr>
          <w:delText>o Sinduscon-SP (Sindicato da Indústria da Construção Civil do Est</w:delText>
        </w:r>
        <w:r w:rsidR="00605D67" w:rsidDel="00700315">
          <w:rPr>
            <w:rFonts w:ascii="Arial" w:hAnsi="Arial" w:cs="Arial"/>
            <w:color w:val="000000" w:themeColor="text1"/>
            <w:sz w:val="30"/>
            <w:szCs w:val="30"/>
            <w:shd w:val="clear" w:color="auto" w:fill="FFFFFF"/>
          </w:rPr>
          <w:delText>ado de São Paulo)</w:delText>
        </w:r>
        <w:r w:rsidR="00605D67" w:rsidRPr="00605D67" w:rsidDel="00700315">
          <w:rPr>
            <w:rFonts w:ascii="Arial" w:hAnsi="Arial" w:cs="Arial"/>
            <w:color w:val="000000" w:themeColor="text1"/>
            <w:sz w:val="30"/>
            <w:szCs w:val="30"/>
            <w:shd w:val="clear" w:color="auto" w:fill="FFFFFF"/>
          </w:rPr>
          <w:delText>, mesmo em um ano de aquecimento</w:delText>
        </w:r>
        <w:r w:rsidRPr="000F6AC8" w:rsidDel="00700315">
          <w:rPr>
            <w:rFonts w:ascii="Arial" w:hAnsi="Arial" w:cs="Arial"/>
            <w:color w:val="000000" w:themeColor="text1"/>
            <w:sz w:val="30"/>
            <w:szCs w:val="30"/>
            <w:shd w:val="clear" w:color="auto" w:fill="FFFFFF"/>
          </w:rPr>
          <w:delText xml:space="preserve">. </w:delText>
        </w:r>
        <w:r w:rsidR="00605D67" w:rsidRPr="00605D67" w:rsidDel="00700315">
          <w:rPr>
            <w:rFonts w:ascii="Arial" w:hAnsi="Arial" w:cs="Arial"/>
            <w:color w:val="000000" w:themeColor="text1"/>
            <w:sz w:val="30"/>
            <w:szCs w:val="30"/>
            <w:shd w:val="clear" w:color="auto" w:fill="FFFFFF"/>
          </w:rPr>
          <w:delText xml:space="preserve">Se compararmos o índice em um período mais longo, a elevação é ainda mais evidente. Em janeiro de 2008, o CUB-SP valia R$ 744,86, chegando a R$ 1.174,59 em fevereiro de 2015, um aumento de 57,69%. </w:delText>
        </w:r>
        <w:r w:rsidR="00605D67" w:rsidDel="00700315">
          <w:rPr>
            <w:rFonts w:ascii="Arial" w:hAnsi="Arial" w:cs="Arial"/>
            <w:color w:val="000000" w:themeColor="text1"/>
            <w:sz w:val="30"/>
            <w:szCs w:val="30"/>
            <w:shd w:val="clear" w:color="auto" w:fill="FFFFFF"/>
          </w:rPr>
          <w:delText>Com as exigências legais e técnicas cada vez maiores, ocorre um inevitável aumento de custo do empreendimento e, por consequência, encarecimento do preço final do imóvel.</w:delText>
        </w:r>
      </w:del>
    </w:p>
    <w:p w14:paraId="23980039" w14:textId="77777777" w:rsidR="00DD6F0A" w:rsidRPr="00FA6585" w:rsidDel="00700315" w:rsidRDefault="00DD6F0A" w:rsidP="00FA6585">
      <w:pPr>
        <w:spacing w:after="0"/>
        <w:ind w:left="-284" w:right="-568"/>
        <w:jc w:val="both"/>
        <w:rPr>
          <w:del w:id="413" w:author="Fabio B" w:date="2015-03-10T12:06:00Z"/>
          <w:rFonts w:ascii="Arial" w:hAnsi="Arial" w:cs="Arial"/>
          <w:color w:val="000000" w:themeColor="text1"/>
          <w:sz w:val="30"/>
          <w:szCs w:val="30"/>
          <w:shd w:val="clear" w:color="auto" w:fill="FFFFFF"/>
        </w:rPr>
      </w:pPr>
    </w:p>
    <w:p w14:paraId="194D4F45" w14:textId="77777777" w:rsidR="00DD6F0A" w:rsidRPr="00FA6585" w:rsidDel="00700315" w:rsidRDefault="00DD6F0A" w:rsidP="00FA6585">
      <w:pPr>
        <w:spacing w:after="0" w:line="360" w:lineRule="auto"/>
        <w:ind w:left="-284" w:right="-568"/>
        <w:jc w:val="both"/>
        <w:rPr>
          <w:del w:id="414" w:author="Fabio B" w:date="2015-03-10T12:06:00Z"/>
          <w:rFonts w:ascii="Arial" w:hAnsi="Arial" w:cs="Arial"/>
          <w:color w:val="000000" w:themeColor="text1"/>
          <w:sz w:val="30"/>
          <w:szCs w:val="30"/>
        </w:rPr>
      </w:pPr>
      <w:del w:id="415" w:author="Fabio B" w:date="2015-03-10T12:06:00Z">
        <w:r w:rsidRPr="00FA6585" w:rsidDel="00700315">
          <w:rPr>
            <w:rFonts w:ascii="Arial" w:hAnsi="Arial" w:cs="Arial"/>
            <w:color w:val="000000" w:themeColor="text1"/>
            <w:sz w:val="30"/>
            <w:szCs w:val="30"/>
          </w:rPr>
          <w:delText>O gráfico abaixo indica a evolução do CUB/2014:</w:delText>
        </w:r>
      </w:del>
    </w:p>
    <w:p w14:paraId="45E6C542" w14:textId="77777777" w:rsidR="00DD6F0A" w:rsidRPr="00FA6585" w:rsidDel="00700315" w:rsidRDefault="00DD6F0A" w:rsidP="00FA6585">
      <w:pPr>
        <w:spacing w:after="0" w:line="360" w:lineRule="auto"/>
        <w:ind w:left="-284" w:right="-568"/>
        <w:jc w:val="both"/>
        <w:rPr>
          <w:del w:id="416" w:author="Fabio B" w:date="2015-03-10T12:06:00Z"/>
          <w:rFonts w:ascii="Arial" w:hAnsi="Arial" w:cs="Arial"/>
          <w:color w:val="0000FF"/>
          <w:sz w:val="30"/>
          <w:szCs w:val="30"/>
          <w:shd w:val="clear" w:color="auto" w:fill="FFFFFF"/>
        </w:rPr>
      </w:pPr>
    </w:p>
    <w:p w14:paraId="412A61D9" w14:textId="77777777" w:rsidR="00DD6F0A" w:rsidRPr="00FA6585" w:rsidDel="00700315" w:rsidRDefault="00DD6F0A" w:rsidP="00FA6585">
      <w:pPr>
        <w:spacing w:after="0" w:line="360" w:lineRule="auto"/>
        <w:ind w:left="-284" w:right="-568"/>
        <w:jc w:val="both"/>
        <w:rPr>
          <w:del w:id="417" w:author="Fabio B" w:date="2015-03-10T12:06:00Z"/>
          <w:rFonts w:ascii="Arial" w:hAnsi="Arial" w:cs="Arial"/>
          <w:color w:val="0000FF"/>
          <w:sz w:val="30"/>
          <w:szCs w:val="30"/>
          <w:shd w:val="clear" w:color="auto" w:fill="FFFFFF"/>
        </w:rPr>
      </w:pPr>
      <w:del w:id="418" w:author="Fabio B" w:date="2015-03-10T12:06:00Z">
        <w:r w:rsidRPr="00FA6585" w:rsidDel="00700315">
          <w:rPr>
            <w:rFonts w:ascii="Arial" w:hAnsi="Arial" w:cs="Arial"/>
            <w:noProof/>
            <w:color w:val="0000FF"/>
            <w:sz w:val="30"/>
            <w:szCs w:val="30"/>
            <w:shd w:val="clear" w:color="auto" w:fill="FFFFFF"/>
            <w:lang w:eastAsia="pt-BR"/>
            <w:rPrChange w:id="419" w:author="Unknown">
              <w:rPr>
                <w:noProof/>
                <w:lang w:eastAsia="pt-BR"/>
              </w:rPr>
            </w:rPrChange>
          </w:rPr>
          <w:drawing>
            <wp:inline distT="0" distB="0" distL="0" distR="0" wp14:anchorId="0C4D79B4" wp14:editId="1342A65D">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del>
    </w:p>
    <w:p w14:paraId="11F898C1" w14:textId="77777777" w:rsidR="00DD6F0A" w:rsidRPr="00FA6585" w:rsidDel="00700315" w:rsidRDefault="00DD6F0A" w:rsidP="00FA6585">
      <w:pPr>
        <w:spacing w:after="0" w:line="240" w:lineRule="auto"/>
        <w:jc w:val="both"/>
        <w:rPr>
          <w:del w:id="420" w:author="Fabio B" w:date="2015-03-10T12:06:00Z"/>
          <w:rFonts w:ascii="Arial" w:hAnsi="Arial" w:cs="Arial"/>
          <w:sz w:val="30"/>
          <w:szCs w:val="30"/>
        </w:rPr>
      </w:pPr>
    </w:p>
    <w:p w14:paraId="0908CC34" w14:textId="77777777" w:rsidR="00DD6F0A" w:rsidDel="00700315" w:rsidRDefault="00DD6F0A" w:rsidP="00FA6585">
      <w:pPr>
        <w:spacing w:after="0" w:line="360" w:lineRule="auto"/>
        <w:ind w:left="-284" w:right="-568"/>
        <w:jc w:val="both"/>
        <w:rPr>
          <w:del w:id="421" w:author="Fabio B" w:date="2015-03-10T12:06:00Z"/>
          <w:rFonts w:ascii="Arial" w:hAnsi="Arial" w:cs="Arial"/>
          <w:i/>
          <w:color w:val="000000" w:themeColor="text1"/>
          <w:sz w:val="30"/>
          <w:szCs w:val="30"/>
          <w:shd w:val="clear" w:color="auto" w:fill="FFFFFF"/>
        </w:rPr>
      </w:pPr>
      <w:del w:id="422" w:author="Fabio B" w:date="2015-03-10T12:06:00Z">
        <w:r w:rsidRPr="00FA6585" w:rsidDel="00700315">
          <w:rPr>
            <w:rFonts w:ascii="Arial" w:hAnsi="Arial" w:cs="Arial"/>
            <w:i/>
            <w:color w:val="000000" w:themeColor="text1"/>
            <w:sz w:val="30"/>
            <w:szCs w:val="30"/>
          </w:rPr>
          <w:delText>Fonte: FGV -</w:delText>
        </w:r>
        <w:r w:rsidRPr="00FA6585" w:rsidDel="00700315">
          <w:rPr>
            <w:rFonts w:ascii="Arial" w:hAnsi="Arial" w:cs="Arial"/>
            <w:i/>
            <w:color w:val="000000" w:themeColor="text1"/>
            <w:sz w:val="30"/>
            <w:szCs w:val="30"/>
            <w:shd w:val="clear" w:color="auto" w:fill="FFFFFF"/>
          </w:rPr>
          <w:delText xml:space="preserve"> SERÁ EDITADO</w:delText>
        </w:r>
      </w:del>
    </w:p>
    <w:p w14:paraId="318EA130" w14:textId="77777777" w:rsidR="005D24D1" w:rsidDel="00700315" w:rsidRDefault="005D24D1" w:rsidP="00FA6585">
      <w:pPr>
        <w:spacing w:after="0" w:line="360" w:lineRule="auto"/>
        <w:ind w:left="-284" w:right="-568"/>
        <w:jc w:val="both"/>
        <w:rPr>
          <w:del w:id="423" w:author="Fabio B" w:date="2015-03-10T12:06:00Z"/>
          <w:rFonts w:ascii="Arial" w:hAnsi="Arial" w:cs="Arial"/>
          <w:i/>
          <w:color w:val="000000" w:themeColor="text1"/>
          <w:sz w:val="30"/>
          <w:szCs w:val="30"/>
          <w:shd w:val="clear" w:color="auto" w:fill="FFFFFF"/>
        </w:rPr>
      </w:pPr>
    </w:p>
    <w:p w14:paraId="47CA6E0D" w14:textId="77777777" w:rsidR="005362E2" w:rsidRPr="00FA6585" w:rsidRDefault="005362E2" w:rsidP="005D24D1">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I</w:t>
      </w:r>
      <w:r w:rsidR="005D24D1">
        <w:rPr>
          <w:rFonts w:ascii="Arial" w:hAnsi="Arial" w:cs="Arial"/>
          <w:b/>
          <w:color w:val="000000" w:themeColor="text1"/>
          <w:sz w:val="30"/>
          <w:szCs w:val="30"/>
        </w:rPr>
        <w:t>mprevistos</w:t>
      </w:r>
      <w:r w:rsidRPr="00FA6585">
        <w:rPr>
          <w:rFonts w:ascii="Arial" w:hAnsi="Arial" w:cs="Arial"/>
          <w:b/>
          <w:color w:val="000000" w:themeColor="text1"/>
          <w:sz w:val="30"/>
          <w:szCs w:val="30"/>
        </w:rPr>
        <w:t xml:space="preserve"> p</w:t>
      </w:r>
      <w:r>
        <w:rPr>
          <w:rFonts w:ascii="Arial" w:hAnsi="Arial" w:cs="Arial"/>
          <w:b/>
          <w:color w:val="000000" w:themeColor="text1"/>
          <w:sz w:val="30"/>
          <w:szCs w:val="30"/>
        </w:rPr>
        <w:t>odem onerar</w:t>
      </w:r>
      <w:r w:rsidRPr="00FA6585">
        <w:rPr>
          <w:rFonts w:ascii="Arial" w:hAnsi="Arial" w:cs="Arial"/>
          <w:b/>
          <w:color w:val="000000" w:themeColor="text1"/>
          <w:sz w:val="30"/>
          <w:szCs w:val="30"/>
        </w:rPr>
        <w:t xml:space="preserve"> o processo?</w:t>
      </w:r>
    </w:p>
    <w:p w14:paraId="3BECCABB" w14:textId="77777777" w:rsidR="005362E2" w:rsidRPr="005D24D1" w:rsidRDefault="005362E2" w:rsidP="005D24D1">
      <w:pPr>
        <w:spacing w:after="0" w:line="360" w:lineRule="auto"/>
        <w:ind w:left="-284" w:right="-568"/>
        <w:jc w:val="both"/>
        <w:rPr>
          <w:rFonts w:ascii="Arial" w:hAnsi="Arial" w:cs="Arial"/>
          <w:b/>
          <w:color w:val="000000" w:themeColor="text1"/>
          <w:sz w:val="30"/>
          <w:szCs w:val="30"/>
        </w:rPr>
      </w:pPr>
    </w:p>
    <w:p w14:paraId="062A31E4" w14:textId="77777777" w:rsidR="005362E2" w:rsidRDefault="005362E2" w:rsidP="005362E2">
      <w:pPr>
        <w:spacing w:after="0" w:line="360" w:lineRule="auto"/>
        <w:ind w:left="-284" w:right="-568"/>
        <w:jc w:val="both"/>
        <w:rPr>
          <w:rFonts w:ascii="Arial" w:hAnsi="Arial" w:cs="Arial"/>
          <w:color w:val="000000" w:themeColor="text1"/>
          <w:sz w:val="30"/>
          <w:szCs w:val="30"/>
        </w:rPr>
      </w:pPr>
      <w:r w:rsidRPr="005D24D1">
        <w:rPr>
          <w:rFonts w:ascii="Arial" w:hAnsi="Arial" w:cs="Arial"/>
          <w:color w:val="000000" w:themeColor="text1"/>
          <w:sz w:val="30"/>
          <w:szCs w:val="30"/>
        </w:rPr>
        <w:t xml:space="preserve">Devido ao longo ciclo do negócio, imprevistos </w:t>
      </w:r>
      <w:ins w:id="424" w:author="Fabio B" w:date="2015-03-10T10:03:00Z">
        <w:r w:rsidR="00F9408C">
          <w:rPr>
            <w:rFonts w:ascii="Arial" w:hAnsi="Arial" w:cs="Arial"/>
            <w:color w:val="000000" w:themeColor="text1"/>
            <w:sz w:val="30"/>
            <w:szCs w:val="30"/>
          </w:rPr>
          <w:t>podem ocorrer</w:t>
        </w:r>
      </w:ins>
      <w:del w:id="425" w:author="Fabio B" w:date="2015-03-10T10:03:00Z">
        <w:r w:rsidRPr="005D24D1" w:rsidDel="00F9408C">
          <w:rPr>
            <w:rFonts w:ascii="Arial" w:hAnsi="Arial" w:cs="Arial"/>
            <w:color w:val="000000" w:themeColor="text1"/>
            <w:sz w:val="30"/>
            <w:szCs w:val="30"/>
          </w:rPr>
          <w:delText>não estão livres de acontecer</w:delText>
        </w:r>
      </w:del>
      <w:r w:rsidRPr="005D24D1">
        <w:rPr>
          <w:rFonts w:ascii="Arial" w:hAnsi="Arial" w:cs="Arial"/>
          <w:color w:val="000000" w:themeColor="text1"/>
          <w:sz w:val="30"/>
          <w:szCs w:val="30"/>
        </w:rPr>
        <w:t xml:space="preserve">. Modificação na legislação após o lançamento e venda das unidades e contrapartidas </w:t>
      </w:r>
      <w:r w:rsidR="00A53A32">
        <w:rPr>
          <w:rFonts w:ascii="Arial" w:hAnsi="Arial" w:cs="Arial"/>
          <w:color w:val="000000" w:themeColor="text1"/>
          <w:sz w:val="30"/>
          <w:szCs w:val="30"/>
        </w:rPr>
        <w:t>inesperadas</w:t>
      </w:r>
      <w:r w:rsidR="00A53A32" w:rsidRPr="005D24D1">
        <w:rPr>
          <w:rFonts w:ascii="Arial" w:hAnsi="Arial" w:cs="Arial"/>
          <w:color w:val="000000" w:themeColor="text1"/>
          <w:sz w:val="30"/>
          <w:szCs w:val="30"/>
        </w:rPr>
        <w:t xml:space="preserve"> </w:t>
      </w:r>
      <w:ins w:id="426" w:author="Fabio B" w:date="2015-03-10T10:04:00Z">
        <w:r w:rsidR="00F9408C">
          <w:rPr>
            <w:rFonts w:ascii="Arial" w:hAnsi="Arial" w:cs="Arial"/>
            <w:color w:val="000000" w:themeColor="text1"/>
            <w:sz w:val="30"/>
            <w:szCs w:val="30"/>
          </w:rPr>
          <w:t>caracteriza a insegurança jurídica que pode comprometer um empreendimento e prejudica todos os envolvidos.</w:t>
        </w:r>
      </w:ins>
      <w:del w:id="427" w:author="Fabio B" w:date="2015-03-10T10:05:00Z">
        <w:r w:rsidRPr="005D24D1" w:rsidDel="00F9408C">
          <w:rPr>
            <w:rFonts w:ascii="Arial" w:hAnsi="Arial" w:cs="Arial"/>
            <w:color w:val="000000" w:themeColor="text1"/>
            <w:sz w:val="30"/>
            <w:szCs w:val="30"/>
          </w:rPr>
          <w:delText>podem causar prejuízos irreparáveis a um empreendimento.</w:delText>
        </w:r>
      </w:del>
    </w:p>
    <w:p w14:paraId="1BC8B605" w14:textId="77777777" w:rsidR="00502E47" w:rsidRDefault="00502E47" w:rsidP="005362E2">
      <w:pPr>
        <w:spacing w:after="0" w:line="360" w:lineRule="auto"/>
        <w:ind w:left="-284" w:right="-568"/>
        <w:jc w:val="both"/>
        <w:rPr>
          <w:rFonts w:ascii="Arial" w:hAnsi="Arial" w:cs="Arial"/>
          <w:color w:val="000000" w:themeColor="text1"/>
          <w:sz w:val="30"/>
          <w:szCs w:val="30"/>
        </w:rPr>
      </w:pPr>
    </w:p>
    <w:p w14:paraId="7DFBAE83" w14:textId="77777777" w:rsidR="00E77247" w:rsidRPr="005D24D1" w:rsidRDefault="00F9408C" w:rsidP="005362E2">
      <w:pPr>
        <w:spacing w:after="0" w:line="360" w:lineRule="auto"/>
        <w:ind w:left="-284" w:right="-568"/>
        <w:jc w:val="both"/>
        <w:rPr>
          <w:rFonts w:ascii="Arial" w:hAnsi="Arial" w:cs="Arial"/>
          <w:i/>
          <w:color w:val="000000" w:themeColor="text1"/>
          <w:sz w:val="30"/>
          <w:szCs w:val="30"/>
          <w:shd w:val="clear" w:color="auto" w:fill="FFFFFF"/>
        </w:rPr>
      </w:pPr>
      <w:ins w:id="428" w:author="Fabio B" w:date="2015-03-10T10:05:00Z">
        <w:r>
          <w:rPr>
            <w:rFonts w:ascii="Arial" w:hAnsi="Arial" w:cs="Arial"/>
            <w:color w:val="000000" w:themeColor="text1"/>
            <w:sz w:val="30"/>
            <w:szCs w:val="30"/>
          </w:rPr>
          <w:t xml:space="preserve">Outros </w:t>
        </w:r>
      </w:ins>
      <w:del w:id="429" w:author="Fabio B" w:date="2015-03-10T10:05:00Z">
        <w:r w:rsidR="00E77247" w:rsidDel="00F9408C">
          <w:rPr>
            <w:rFonts w:ascii="Arial" w:hAnsi="Arial" w:cs="Arial"/>
            <w:color w:val="000000" w:themeColor="text1"/>
            <w:sz w:val="30"/>
            <w:szCs w:val="30"/>
          </w:rPr>
          <w:delText>F</w:delText>
        </w:r>
      </w:del>
      <w:ins w:id="430" w:author="Fabio B" w:date="2015-03-10T10:05:00Z">
        <w:r>
          <w:rPr>
            <w:rFonts w:ascii="Arial" w:hAnsi="Arial" w:cs="Arial"/>
            <w:color w:val="000000" w:themeColor="text1"/>
            <w:sz w:val="30"/>
            <w:szCs w:val="30"/>
          </w:rPr>
          <w:t>f</w:t>
        </w:r>
      </w:ins>
      <w:r w:rsidR="00E77247">
        <w:rPr>
          <w:rFonts w:ascii="Arial" w:hAnsi="Arial" w:cs="Arial"/>
          <w:color w:val="000000" w:themeColor="text1"/>
          <w:sz w:val="30"/>
          <w:szCs w:val="30"/>
        </w:rPr>
        <w:t xml:space="preserve">atores como redução ou encarecimento da oferta de energia elétrica ou de água, bem como restrições de circulação de caminhões também </w:t>
      </w:r>
      <w:ins w:id="431" w:author="Fabio B" w:date="2015-03-10T10:05:00Z">
        <w:r>
          <w:rPr>
            <w:rFonts w:ascii="Arial" w:hAnsi="Arial" w:cs="Arial"/>
            <w:color w:val="000000" w:themeColor="text1"/>
            <w:sz w:val="30"/>
            <w:szCs w:val="30"/>
          </w:rPr>
          <w:t>pode afetar</w:t>
        </w:r>
      </w:ins>
      <w:del w:id="432" w:author="Fabio B" w:date="2015-03-10T10:05:00Z">
        <w:r w:rsidR="00E77247" w:rsidDel="00F9408C">
          <w:rPr>
            <w:rFonts w:ascii="Arial" w:hAnsi="Arial" w:cs="Arial"/>
            <w:color w:val="000000" w:themeColor="text1"/>
            <w:sz w:val="30"/>
            <w:szCs w:val="30"/>
          </w:rPr>
          <w:delText xml:space="preserve">afetam </w:delText>
        </w:r>
      </w:del>
      <w:ins w:id="433" w:author="Fabio B" w:date="2015-03-10T10:05:00Z">
        <w:r>
          <w:rPr>
            <w:rFonts w:ascii="Arial" w:hAnsi="Arial" w:cs="Arial"/>
            <w:color w:val="000000" w:themeColor="text1"/>
            <w:sz w:val="30"/>
            <w:szCs w:val="30"/>
          </w:rPr>
          <w:t xml:space="preserve"> </w:t>
        </w:r>
      </w:ins>
      <w:r w:rsidR="00E77247">
        <w:rPr>
          <w:rFonts w:ascii="Arial" w:hAnsi="Arial" w:cs="Arial"/>
          <w:color w:val="000000" w:themeColor="text1"/>
          <w:sz w:val="30"/>
          <w:szCs w:val="30"/>
        </w:rPr>
        <w:t xml:space="preserve">diretamente o prazo e </w:t>
      </w:r>
      <w:r w:rsidR="00B50120">
        <w:rPr>
          <w:rFonts w:ascii="Arial" w:hAnsi="Arial" w:cs="Arial"/>
          <w:color w:val="000000" w:themeColor="text1"/>
          <w:sz w:val="30"/>
          <w:szCs w:val="30"/>
        </w:rPr>
        <w:t xml:space="preserve">o </w:t>
      </w:r>
      <w:r w:rsidR="00E77247">
        <w:rPr>
          <w:rFonts w:ascii="Arial" w:hAnsi="Arial" w:cs="Arial"/>
          <w:color w:val="000000" w:themeColor="text1"/>
          <w:sz w:val="30"/>
          <w:szCs w:val="30"/>
        </w:rPr>
        <w:t>custo de construção</w:t>
      </w:r>
      <w:r w:rsidR="00A40DA7">
        <w:rPr>
          <w:rFonts w:ascii="Arial" w:hAnsi="Arial" w:cs="Arial"/>
          <w:color w:val="000000" w:themeColor="text1"/>
          <w:sz w:val="30"/>
          <w:szCs w:val="30"/>
        </w:rPr>
        <w:t>.</w:t>
      </w:r>
    </w:p>
    <w:p w14:paraId="3B62C97B"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7D8511E" w14:textId="77777777" w:rsidR="00D8646D" w:rsidRDefault="00D8646D">
      <w:pPr>
        <w:spacing w:after="200" w:line="276" w:lineRule="auto"/>
        <w:rPr>
          <w:rFonts w:ascii="Arial" w:hAnsi="Arial" w:cs="Arial"/>
          <w:b/>
          <w:color w:val="000000"/>
          <w:sz w:val="30"/>
          <w:szCs w:val="30"/>
        </w:rPr>
      </w:pPr>
      <w:r>
        <w:rPr>
          <w:rFonts w:ascii="Arial" w:hAnsi="Arial" w:cs="Arial"/>
          <w:b/>
          <w:color w:val="000000"/>
          <w:sz w:val="30"/>
          <w:szCs w:val="30"/>
        </w:rPr>
        <w:br w:type="page"/>
      </w:r>
    </w:p>
    <w:p w14:paraId="20ACD925" w14:textId="77777777"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14:paraId="221333D7"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5B878F3"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14:paraId="2104E4CF"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3CAAD91"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14:paraId="217181BF" w14:textId="77777777" w:rsidR="00D74D7C" w:rsidRPr="00FA6585" w:rsidRDefault="00D74D7C" w:rsidP="00FA6585">
      <w:pPr>
        <w:jc w:val="both"/>
        <w:rPr>
          <w:rFonts w:ascii="Arial" w:hAnsi="Arial" w:cs="Arial"/>
          <w:sz w:val="30"/>
          <w:szCs w:val="30"/>
        </w:rPr>
      </w:pPr>
    </w:p>
    <w:p w14:paraId="1A8B4FB6" w14:textId="77777777" w:rsidR="00D74D7C" w:rsidRPr="00FA6585" w:rsidDel="00F9408C" w:rsidRDefault="00D74D7C">
      <w:pPr>
        <w:jc w:val="both"/>
        <w:rPr>
          <w:del w:id="434" w:author="Fabio B" w:date="2015-03-10T10:06:00Z"/>
          <w:rFonts w:ascii="Arial" w:hAnsi="Arial" w:cs="Arial"/>
          <w:sz w:val="30"/>
          <w:szCs w:val="30"/>
        </w:rPr>
      </w:pPr>
      <w:r w:rsidRPr="00FA6585">
        <w:rPr>
          <w:rFonts w:ascii="Arial" w:hAnsi="Arial" w:cs="Arial"/>
          <w:sz w:val="30"/>
          <w:szCs w:val="30"/>
        </w:rPr>
        <w:t xml:space="preserve">O preço dos imóveis é definido </w:t>
      </w:r>
      <w:ins w:id="435" w:author="Fabio B" w:date="2015-03-10T10:06:00Z">
        <w:r w:rsidR="00F9408C">
          <w:rPr>
            <w:rFonts w:ascii="Arial" w:hAnsi="Arial" w:cs="Arial"/>
            <w:sz w:val="30"/>
            <w:szCs w:val="30"/>
          </w:rPr>
          <w:t xml:space="preserve">pela demanda e pela oferta como em outros setores da economia. </w:t>
        </w:r>
      </w:ins>
      <w:del w:id="436" w:author="Fabio B" w:date="2015-03-10T10:06:00Z">
        <w:r w:rsidRPr="00FA6585" w:rsidDel="00F9408C">
          <w:rPr>
            <w:rFonts w:ascii="Arial" w:hAnsi="Arial" w:cs="Arial"/>
            <w:sz w:val="30"/>
            <w:szCs w:val="30"/>
          </w:rPr>
          <w:delText>p</w:delText>
        </w:r>
        <w:r w:rsidR="00A40DA7" w:rsidDel="00F9408C">
          <w:rPr>
            <w:rFonts w:ascii="Arial" w:hAnsi="Arial" w:cs="Arial"/>
            <w:sz w:val="30"/>
            <w:szCs w:val="30"/>
          </w:rPr>
          <w:delText>or fatores diversos de</w:delText>
        </w:r>
        <w:r w:rsidRPr="00FA6585" w:rsidDel="00F9408C">
          <w:rPr>
            <w:rFonts w:ascii="Arial" w:hAnsi="Arial" w:cs="Arial"/>
            <w:sz w:val="30"/>
            <w:szCs w:val="30"/>
          </w:rPr>
          <w:delText xml:space="preserve"> Mercado</w:delText>
        </w:r>
        <w:r w:rsidR="00A40DA7" w:rsidDel="00F9408C">
          <w:rPr>
            <w:rFonts w:ascii="Arial" w:hAnsi="Arial" w:cs="Arial"/>
            <w:sz w:val="30"/>
            <w:szCs w:val="30"/>
          </w:rPr>
          <w:delText xml:space="preserve"> e da legislação</w:delText>
        </w:r>
        <w:r w:rsidRPr="00FA6585" w:rsidDel="00F9408C">
          <w:rPr>
            <w:rFonts w:ascii="Arial" w:hAnsi="Arial" w:cs="Arial"/>
            <w:sz w:val="30"/>
            <w:szCs w:val="30"/>
          </w:rPr>
          <w:delText xml:space="preserve">, </w:delText>
        </w:r>
        <w:r w:rsidR="0046231F" w:rsidRPr="00FA6585" w:rsidDel="00F9408C">
          <w:rPr>
            <w:rFonts w:ascii="Arial" w:hAnsi="Arial" w:cs="Arial"/>
            <w:sz w:val="30"/>
            <w:szCs w:val="30"/>
          </w:rPr>
          <w:delText>que acabam sendo determinantes para a viabilização dos empreendimentos</w:delText>
        </w:r>
        <w:r w:rsidRPr="00FA6585" w:rsidDel="00F9408C">
          <w:rPr>
            <w:rFonts w:ascii="Arial" w:hAnsi="Arial" w:cs="Arial"/>
            <w:sz w:val="30"/>
            <w:szCs w:val="30"/>
          </w:rPr>
          <w:delText>.</w:delText>
        </w:r>
      </w:del>
    </w:p>
    <w:p w14:paraId="6D7DABFE" w14:textId="77777777" w:rsidR="00D74D7C" w:rsidRPr="00FA6585" w:rsidRDefault="00D74D7C">
      <w:pPr>
        <w:jc w:val="both"/>
        <w:rPr>
          <w:rFonts w:ascii="Arial" w:hAnsi="Arial" w:cs="Arial"/>
          <w:sz w:val="30"/>
          <w:szCs w:val="30"/>
        </w:rPr>
      </w:pPr>
      <w:del w:id="437" w:author="Fabio B" w:date="2015-03-10T10:06:00Z">
        <w:r w:rsidRPr="00FA6585" w:rsidDel="00F9408C">
          <w:rPr>
            <w:rFonts w:ascii="Arial" w:hAnsi="Arial" w:cs="Arial"/>
            <w:sz w:val="30"/>
            <w:szCs w:val="30"/>
          </w:rPr>
          <w:delText>Valori</w:delText>
        </w:r>
        <w:r w:rsidR="00FD0A02" w:rsidDel="00F9408C">
          <w:rPr>
            <w:rFonts w:ascii="Arial" w:hAnsi="Arial" w:cs="Arial"/>
            <w:sz w:val="30"/>
            <w:szCs w:val="30"/>
          </w:rPr>
          <w:delText xml:space="preserve">zação das regiões pela localização e </w:delText>
        </w:r>
        <w:r w:rsidR="00572382" w:rsidDel="00F9408C">
          <w:rPr>
            <w:rFonts w:ascii="Arial" w:hAnsi="Arial" w:cs="Arial"/>
            <w:sz w:val="30"/>
            <w:szCs w:val="30"/>
          </w:rPr>
          <w:delText xml:space="preserve">infraestrutura instalada </w:delText>
        </w:r>
        <w:r w:rsidR="00FD0A02" w:rsidDel="00F9408C">
          <w:rPr>
            <w:rFonts w:ascii="Arial" w:hAnsi="Arial" w:cs="Arial"/>
            <w:sz w:val="30"/>
            <w:szCs w:val="30"/>
          </w:rPr>
          <w:delText xml:space="preserve">impacta no </w:delText>
        </w:r>
        <w:r w:rsidR="0046231F" w:rsidRPr="00FA6585" w:rsidDel="00F9408C">
          <w:rPr>
            <w:rFonts w:ascii="Arial" w:hAnsi="Arial" w:cs="Arial"/>
            <w:sz w:val="30"/>
            <w:szCs w:val="30"/>
          </w:rPr>
          <w:delText>custo da terra e</w:delText>
        </w:r>
        <w:r w:rsidRPr="00FA6585" w:rsidDel="00F9408C">
          <w:rPr>
            <w:rFonts w:ascii="Arial" w:hAnsi="Arial" w:cs="Arial"/>
            <w:sz w:val="30"/>
            <w:szCs w:val="30"/>
          </w:rPr>
          <w:delText xml:space="preserve"> </w:delText>
        </w:r>
        <w:r w:rsidR="00FD0A02" w:rsidDel="00F9408C">
          <w:rPr>
            <w:rFonts w:ascii="Arial" w:hAnsi="Arial" w:cs="Arial"/>
            <w:sz w:val="30"/>
            <w:szCs w:val="30"/>
          </w:rPr>
          <w:delText xml:space="preserve">acabam determinando </w:delText>
        </w:r>
        <w:r w:rsidR="00095BEB" w:rsidRPr="00FA6585" w:rsidDel="00F9408C">
          <w:rPr>
            <w:rFonts w:ascii="Arial" w:hAnsi="Arial" w:cs="Arial"/>
            <w:sz w:val="30"/>
            <w:szCs w:val="30"/>
          </w:rPr>
          <w:delText xml:space="preserve">o </w:delText>
        </w:r>
        <w:r w:rsidR="00FD0A02" w:rsidDel="00F9408C">
          <w:rPr>
            <w:rFonts w:ascii="Arial" w:hAnsi="Arial" w:cs="Arial"/>
            <w:sz w:val="30"/>
            <w:szCs w:val="30"/>
          </w:rPr>
          <w:delText xml:space="preserve">padrão </w:delText>
        </w:r>
        <w:r w:rsidRPr="00FA6585" w:rsidDel="00F9408C">
          <w:rPr>
            <w:rFonts w:ascii="Arial" w:hAnsi="Arial" w:cs="Arial"/>
            <w:sz w:val="30"/>
            <w:szCs w:val="30"/>
          </w:rPr>
          <w:delText>dos empreend</w:delText>
        </w:r>
        <w:r w:rsidR="00095BEB" w:rsidRPr="00FA6585" w:rsidDel="00F9408C">
          <w:rPr>
            <w:rFonts w:ascii="Arial" w:hAnsi="Arial" w:cs="Arial"/>
            <w:sz w:val="30"/>
            <w:szCs w:val="30"/>
          </w:rPr>
          <w:delText xml:space="preserve">imentos  </w:delText>
        </w:r>
        <w:r w:rsidR="00FD0A02" w:rsidDel="00F9408C">
          <w:rPr>
            <w:rFonts w:ascii="Arial" w:hAnsi="Arial" w:cs="Arial"/>
            <w:sz w:val="30"/>
            <w:szCs w:val="30"/>
          </w:rPr>
          <w:delText>que podem ser dese</w:delText>
        </w:r>
        <w:r w:rsidR="003833FD" w:rsidDel="00F9408C">
          <w:rPr>
            <w:rFonts w:ascii="Arial" w:hAnsi="Arial" w:cs="Arial"/>
            <w:sz w:val="30"/>
            <w:szCs w:val="30"/>
          </w:rPr>
          <w:delText xml:space="preserve">nvolvidos em cada região e </w:delText>
        </w:r>
        <w:r w:rsidR="00095BEB" w:rsidRPr="00FA6585" w:rsidDel="00F9408C">
          <w:rPr>
            <w:rFonts w:ascii="Arial" w:hAnsi="Arial" w:cs="Arial"/>
            <w:sz w:val="30"/>
            <w:szCs w:val="30"/>
          </w:rPr>
          <w:delText xml:space="preserve">o </w:delText>
        </w:r>
        <w:r w:rsidR="0046231F" w:rsidRPr="00FA6585" w:rsidDel="00F9408C">
          <w:rPr>
            <w:rFonts w:ascii="Arial" w:hAnsi="Arial" w:cs="Arial"/>
            <w:sz w:val="30"/>
            <w:szCs w:val="30"/>
          </w:rPr>
          <w:delText>valor de v</w:delText>
        </w:r>
        <w:r w:rsidR="00095BEB" w:rsidRPr="00FA6585" w:rsidDel="00F9408C">
          <w:rPr>
            <w:rFonts w:ascii="Arial" w:hAnsi="Arial" w:cs="Arial"/>
            <w:sz w:val="30"/>
            <w:szCs w:val="30"/>
          </w:rPr>
          <w:delText>enda d</w:delText>
        </w:r>
        <w:r w:rsidR="003833FD" w:rsidDel="00F9408C">
          <w:rPr>
            <w:rFonts w:ascii="Arial" w:hAnsi="Arial" w:cs="Arial"/>
            <w:sz w:val="30"/>
            <w:szCs w:val="30"/>
          </w:rPr>
          <w:delText>e su</w:delText>
        </w:r>
        <w:r w:rsidR="00095BEB" w:rsidRPr="00FA6585" w:rsidDel="00F9408C">
          <w:rPr>
            <w:rFonts w:ascii="Arial" w:hAnsi="Arial" w:cs="Arial"/>
            <w:sz w:val="30"/>
            <w:szCs w:val="30"/>
          </w:rPr>
          <w:delText>as unidades.</w:delText>
        </w:r>
      </w:del>
    </w:p>
    <w:p w14:paraId="093C15EE" w14:textId="77777777" w:rsidR="00D74D7C" w:rsidRDefault="003833FD" w:rsidP="00FA6585">
      <w:pPr>
        <w:jc w:val="both"/>
        <w:rPr>
          <w:rFonts w:ascii="Arial" w:hAnsi="Arial" w:cs="Arial"/>
          <w:sz w:val="30"/>
          <w:szCs w:val="30"/>
        </w:rPr>
      </w:pPr>
      <w:r>
        <w:rPr>
          <w:rFonts w:ascii="Arial" w:hAnsi="Arial" w:cs="Arial"/>
          <w:sz w:val="30"/>
          <w:szCs w:val="30"/>
        </w:rPr>
        <w:t>Além disso, q</w:t>
      </w:r>
      <w:r w:rsidR="00D74D7C" w:rsidRPr="00FA6585">
        <w:rPr>
          <w:rFonts w:ascii="Arial" w:hAnsi="Arial" w:cs="Arial"/>
          <w:sz w:val="30"/>
          <w:szCs w:val="30"/>
        </w:rPr>
        <w:t>uestões técnicas e legais para o desenvolvimento dos empreendimentos acabam dete</w:t>
      </w:r>
      <w:r>
        <w:rPr>
          <w:rFonts w:ascii="Arial" w:hAnsi="Arial" w:cs="Arial"/>
          <w:sz w:val="30"/>
          <w:szCs w:val="30"/>
        </w:rPr>
        <w:t>rminando o custo de produção dos mesmo</w:t>
      </w:r>
      <w:r w:rsidR="00D74D7C" w:rsidRPr="00FA6585">
        <w:rPr>
          <w:rFonts w:ascii="Arial" w:hAnsi="Arial" w:cs="Arial"/>
          <w:sz w:val="30"/>
          <w:szCs w:val="30"/>
        </w:rPr>
        <w:t xml:space="preserve">s. </w:t>
      </w:r>
    </w:p>
    <w:p w14:paraId="6121F93E" w14:textId="77777777" w:rsidR="003833FD" w:rsidRPr="00FA6585" w:rsidRDefault="003833FD" w:rsidP="00FA6585">
      <w:pPr>
        <w:jc w:val="both"/>
        <w:rPr>
          <w:rFonts w:ascii="Arial" w:hAnsi="Arial" w:cs="Arial"/>
          <w:sz w:val="30"/>
          <w:szCs w:val="30"/>
        </w:rPr>
      </w:pPr>
      <w:r>
        <w:rPr>
          <w:rFonts w:ascii="Arial" w:hAnsi="Arial" w:cs="Arial"/>
          <w:sz w:val="30"/>
          <w:szCs w:val="30"/>
        </w:rPr>
        <w:t>Outro aspecto importan</w:t>
      </w:r>
      <w:r w:rsidR="005636DA">
        <w:rPr>
          <w:rFonts w:ascii="Arial" w:hAnsi="Arial" w:cs="Arial"/>
          <w:sz w:val="30"/>
          <w:szCs w:val="30"/>
        </w:rPr>
        <w:t>te a ser levado em consideração</w:t>
      </w:r>
      <w:r>
        <w:rPr>
          <w:rFonts w:ascii="Arial" w:hAnsi="Arial" w:cs="Arial"/>
          <w:sz w:val="30"/>
          <w:szCs w:val="30"/>
        </w:rPr>
        <w:t xml:space="preserve"> é o potencial construtivo do terreno</w:t>
      </w:r>
      <w:r w:rsidR="00A53A32">
        <w:rPr>
          <w:rFonts w:ascii="Arial" w:hAnsi="Arial" w:cs="Arial"/>
          <w:sz w:val="30"/>
          <w:szCs w:val="30"/>
        </w:rPr>
        <w:t>,</w:t>
      </w:r>
      <w:r w:rsidR="00A40DA7">
        <w:rPr>
          <w:rFonts w:ascii="Arial" w:hAnsi="Arial" w:cs="Arial"/>
          <w:sz w:val="30"/>
          <w:szCs w:val="30"/>
        </w:rPr>
        <w:t xml:space="preserve"> ou seja, quantos metros quadrados de área construída podem ser edificados em determinado terreno, considerando sua metragem</w:t>
      </w:r>
      <w:r>
        <w:rPr>
          <w:rFonts w:ascii="Arial" w:hAnsi="Arial" w:cs="Arial"/>
          <w:sz w:val="30"/>
          <w:szCs w:val="30"/>
        </w:rPr>
        <w:t>.</w:t>
      </w:r>
    </w:p>
    <w:p w14:paraId="6F6398AF"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desenvolvidos </w:t>
      </w:r>
      <w:r w:rsidR="00095BEB" w:rsidRPr="00FA6585">
        <w:rPr>
          <w:rFonts w:ascii="Arial" w:hAnsi="Arial" w:cs="Arial"/>
          <w:sz w:val="30"/>
          <w:szCs w:val="30"/>
        </w:rPr>
        <w:t xml:space="preserve">normalmente tendem a ter </w:t>
      </w:r>
      <w:r w:rsidRPr="00FA6585">
        <w:rPr>
          <w:rFonts w:ascii="Arial" w:hAnsi="Arial" w:cs="Arial"/>
          <w:sz w:val="30"/>
          <w:szCs w:val="30"/>
        </w:rPr>
        <w:t>o valor de venda mais elevado. Por outro lado, as regiões on</w:t>
      </w:r>
      <w:r w:rsidR="003833FD">
        <w:rPr>
          <w:rFonts w:ascii="Arial" w:hAnsi="Arial" w:cs="Arial"/>
          <w:sz w:val="30"/>
          <w:szCs w:val="30"/>
        </w:rPr>
        <w:t>de a terra não é tão valorizada e</w:t>
      </w:r>
      <w:r w:rsidRPr="00FA6585">
        <w:rPr>
          <w:rFonts w:ascii="Arial" w:hAnsi="Arial" w:cs="Arial"/>
          <w:sz w:val="30"/>
          <w:szCs w:val="30"/>
        </w:rPr>
        <w:t xml:space="preserve"> </w:t>
      </w:r>
      <w:r w:rsidR="00095BEB" w:rsidRPr="00FA6585">
        <w:rPr>
          <w:rFonts w:ascii="Arial" w:hAnsi="Arial" w:cs="Arial"/>
          <w:sz w:val="30"/>
          <w:szCs w:val="30"/>
        </w:rPr>
        <w:t>onde o potencial construtivo é maior tendem</w:t>
      </w:r>
      <w:r w:rsidRPr="00FA6585">
        <w:rPr>
          <w:rFonts w:ascii="Arial" w:hAnsi="Arial" w:cs="Arial"/>
          <w:sz w:val="30"/>
          <w:szCs w:val="30"/>
        </w:rPr>
        <w:t xml:space="preserve"> a receber empreendimentos onde o valor de venda das unidades será mais acessível.</w:t>
      </w:r>
    </w:p>
    <w:p w14:paraId="5AE5779F"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14:paraId="302AE6F4" w14:textId="77777777" w:rsidR="00A53A32" w:rsidRDefault="00A53A32" w:rsidP="00FA6585">
      <w:pPr>
        <w:jc w:val="both"/>
        <w:rPr>
          <w:rFonts w:ascii="Arial" w:hAnsi="Arial" w:cs="Arial"/>
          <w:b/>
          <w:bCs/>
          <w:sz w:val="30"/>
          <w:szCs w:val="30"/>
        </w:rPr>
      </w:pPr>
    </w:p>
    <w:p w14:paraId="78EAF076" w14:textId="77777777" w:rsidR="00D74D7C" w:rsidRPr="00FA6585" w:rsidRDefault="00D74D7C" w:rsidP="00FA6585">
      <w:pPr>
        <w:jc w:val="both"/>
        <w:rPr>
          <w:rFonts w:ascii="Arial" w:hAnsi="Arial" w:cs="Arial"/>
          <w:sz w:val="30"/>
          <w:szCs w:val="30"/>
        </w:rPr>
      </w:pPr>
      <w:r w:rsidRPr="00FA6585">
        <w:rPr>
          <w:rFonts w:ascii="Arial" w:hAnsi="Arial" w:cs="Arial"/>
          <w:b/>
          <w:bCs/>
          <w:sz w:val="30"/>
          <w:szCs w:val="30"/>
        </w:rPr>
        <w:t>Terreno:</w:t>
      </w:r>
      <w:r w:rsidRPr="00FA6585">
        <w:rPr>
          <w:rFonts w:ascii="Arial" w:hAnsi="Arial" w:cs="Arial"/>
          <w:sz w:val="30"/>
          <w:szCs w:val="30"/>
        </w:rPr>
        <w:t xml:space="preserve"> </w:t>
      </w:r>
    </w:p>
    <w:p w14:paraId="6817C631" w14:textId="77777777"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w:t>
      </w:r>
      <w:r w:rsidR="00605D67" w:rsidRPr="00605D67">
        <w:rPr>
          <w:rFonts w:ascii="Arial" w:hAnsi="Arial" w:cs="Arial"/>
          <w:sz w:val="30"/>
          <w:szCs w:val="30"/>
          <w:vertAlign w:val="superscript"/>
        </w:rPr>
        <w:t>2</w:t>
      </w:r>
      <w:r w:rsidRPr="00FA6585">
        <w:rPr>
          <w:rFonts w:ascii="Arial" w:hAnsi="Arial" w:cs="Arial"/>
          <w:sz w:val="30"/>
          <w:szCs w:val="30"/>
        </w:rPr>
        <w:t xml:space="preserve"> que se pode construir no mesmo impactam no valor final do imóvel. </w:t>
      </w:r>
    </w:p>
    <w:p w14:paraId="731B3238" w14:textId="77777777" w:rsidR="00774DC6" w:rsidRDefault="00774DC6" w:rsidP="00FA6585">
      <w:pPr>
        <w:ind w:firstLine="360"/>
        <w:jc w:val="both"/>
        <w:rPr>
          <w:rFonts w:ascii="Arial" w:hAnsi="Arial" w:cs="Arial"/>
          <w:b/>
          <w:sz w:val="30"/>
          <w:szCs w:val="30"/>
        </w:rPr>
      </w:pPr>
    </w:p>
    <w:p w14:paraId="7562882D" w14:textId="77777777"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14:paraId="600F0DAC" w14:textId="77777777" w:rsidR="007F3C6E" w:rsidRDefault="00605D67">
      <w:pPr>
        <w:pStyle w:val="PargrafodaLista"/>
        <w:rPr>
          <w:rFonts w:ascii="Arial" w:hAnsi="Arial" w:cs="Arial"/>
          <w:b/>
          <w:sz w:val="30"/>
          <w:szCs w:val="30"/>
        </w:rPr>
      </w:pPr>
      <w:r w:rsidRPr="00605D67">
        <w:rPr>
          <w:rFonts w:ascii="Arial" w:hAnsi="Arial" w:cs="Arial"/>
          <w:b/>
          <w:sz w:val="30"/>
          <w:szCs w:val="30"/>
        </w:rPr>
        <w:t>Terreno de 1.000 m</w:t>
      </w:r>
      <w:r w:rsidRPr="00605D67">
        <w:rPr>
          <w:rFonts w:ascii="Arial" w:hAnsi="Arial" w:cs="Arial"/>
          <w:b/>
          <w:sz w:val="30"/>
          <w:szCs w:val="30"/>
          <w:vertAlign w:val="superscript"/>
        </w:rPr>
        <w:t>2</w:t>
      </w:r>
      <w:r w:rsidRPr="00605D67">
        <w:rPr>
          <w:rFonts w:ascii="Arial" w:hAnsi="Arial" w:cs="Arial"/>
          <w:b/>
          <w:sz w:val="30"/>
          <w:szCs w:val="30"/>
        </w:rPr>
        <w:t xml:space="preserve"> com custo de aquisição de R$ 1.000.000,00</w:t>
      </w:r>
    </w:p>
    <w:p w14:paraId="3C8C6BE8" w14:textId="77777777" w:rsidR="007F3C6E" w:rsidRDefault="0046231F">
      <w:pPr>
        <w:ind w:left="1416"/>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1 vez a área do Terreno.</w:t>
      </w:r>
    </w:p>
    <w:p w14:paraId="721476C0" w14:textId="77777777" w:rsidR="007F3C6E" w:rsidRDefault="0046231F">
      <w:pPr>
        <w:ind w:left="1416"/>
        <w:jc w:val="both"/>
        <w:rPr>
          <w:rFonts w:ascii="Arial" w:hAnsi="Arial" w:cs="Arial"/>
          <w:sz w:val="30"/>
          <w:szCs w:val="30"/>
        </w:rPr>
      </w:pPr>
      <w:r w:rsidRPr="00FA6585">
        <w:rPr>
          <w:rFonts w:ascii="Arial" w:hAnsi="Arial" w:cs="Arial"/>
          <w:sz w:val="30"/>
          <w:szCs w:val="30"/>
        </w:rPr>
        <w:t>Custo p/</w:t>
      </w:r>
      <w:r w:rsidR="00EA3CB6" w:rsidRPr="00EA3CB6">
        <w:rPr>
          <w:rFonts w:ascii="Arial" w:hAnsi="Arial" w:cs="Arial"/>
          <w:sz w:val="30"/>
          <w:szCs w:val="30"/>
        </w:rPr>
        <w:t xml:space="preserve"> </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00EA3CB6">
        <w:rPr>
          <w:rFonts w:ascii="Arial" w:hAnsi="Arial" w:cs="Arial"/>
          <w:sz w:val="30"/>
          <w:szCs w:val="30"/>
          <w:vertAlign w:val="superscript"/>
        </w:rPr>
        <w:t xml:space="preserve"> </w:t>
      </w:r>
      <w:r w:rsidRPr="00FA6585">
        <w:rPr>
          <w:rFonts w:ascii="Arial" w:hAnsi="Arial" w:cs="Arial"/>
          <w:sz w:val="30"/>
          <w:szCs w:val="30"/>
        </w:rPr>
        <w:t>de área construída:</w:t>
      </w:r>
      <w:r w:rsidR="00455B7D">
        <w:rPr>
          <w:rFonts w:ascii="Arial" w:hAnsi="Arial" w:cs="Arial"/>
          <w:sz w:val="30"/>
          <w:szCs w:val="30"/>
        </w:rPr>
        <w:t xml:space="preserve"> </w:t>
      </w:r>
      <w:r w:rsidR="00D74D7C" w:rsidRPr="00FA6585">
        <w:rPr>
          <w:rFonts w:ascii="Arial" w:hAnsi="Arial" w:cs="Arial"/>
          <w:sz w:val="30"/>
          <w:szCs w:val="30"/>
        </w:rPr>
        <w:t>R$</w:t>
      </w:r>
      <w:r w:rsidR="00922AD3">
        <w:rPr>
          <w:rFonts w:ascii="Arial" w:hAnsi="Arial" w:cs="Arial"/>
          <w:sz w:val="30"/>
          <w:szCs w:val="30"/>
        </w:rPr>
        <w:t xml:space="preserve"> </w:t>
      </w:r>
      <w:r w:rsidR="00D74D7C" w:rsidRPr="00FA6585">
        <w:rPr>
          <w:rFonts w:ascii="Arial" w:hAnsi="Arial" w:cs="Arial"/>
          <w:sz w:val="30"/>
          <w:szCs w:val="30"/>
        </w:rPr>
        <w:t xml:space="preserve">1.000.000,00 : 1.000 </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00D74D7C" w:rsidRPr="00FA6585">
        <w:rPr>
          <w:rFonts w:ascii="Arial" w:hAnsi="Arial" w:cs="Arial"/>
          <w:sz w:val="30"/>
          <w:szCs w:val="30"/>
        </w:rPr>
        <w:t xml:space="preserve"> = R$</w:t>
      </w:r>
      <w:r w:rsidR="00922AD3">
        <w:rPr>
          <w:rFonts w:ascii="Arial" w:hAnsi="Arial" w:cs="Arial"/>
          <w:sz w:val="30"/>
          <w:szCs w:val="30"/>
        </w:rPr>
        <w:t xml:space="preserve"> </w:t>
      </w:r>
      <w:r w:rsidR="00D74D7C" w:rsidRPr="00FA6585">
        <w:rPr>
          <w:rFonts w:ascii="Arial" w:hAnsi="Arial" w:cs="Arial"/>
          <w:sz w:val="30"/>
          <w:szCs w:val="30"/>
        </w:rPr>
        <w:t xml:space="preserve">1.000,00 </w:t>
      </w:r>
    </w:p>
    <w:p w14:paraId="161C8AEE" w14:textId="77777777" w:rsidR="007F3C6E" w:rsidRDefault="00D74D7C">
      <w:pPr>
        <w:ind w:left="1416"/>
        <w:jc w:val="both"/>
        <w:rPr>
          <w:rFonts w:ascii="Arial" w:hAnsi="Arial" w:cs="Arial"/>
          <w:sz w:val="30"/>
          <w:szCs w:val="30"/>
        </w:rPr>
      </w:pPr>
      <w:r w:rsidRPr="00FA6585">
        <w:rPr>
          <w:rFonts w:ascii="Arial" w:hAnsi="Arial" w:cs="Arial"/>
          <w:sz w:val="30"/>
          <w:szCs w:val="30"/>
        </w:rPr>
        <w:t xml:space="preserve">Se a Unidade tiver 100 </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Pr="00FA6585">
        <w:rPr>
          <w:rFonts w:ascii="Arial" w:hAnsi="Arial" w:cs="Arial"/>
          <w:sz w:val="30"/>
          <w:szCs w:val="30"/>
        </w:rPr>
        <w:t>, a fração ideal do Terreno custará R$</w:t>
      </w:r>
      <w:r w:rsidR="00922AD3">
        <w:rPr>
          <w:rFonts w:ascii="Arial" w:hAnsi="Arial" w:cs="Arial"/>
          <w:sz w:val="30"/>
          <w:szCs w:val="30"/>
        </w:rPr>
        <w:t xml:space="preserve"> </w:t>
      </w:r>
      <w:r w:rsidRPr="00FA6585">
        <w:rPr>
          <w:rFonts w:ascii="Arial" w:hAnsi="Arial" w:cs="Arial"/>
          <w:sz w:val="30"/>
          <w:szCs w:val="30"/>
        </w:rPr>
        <w:t>100.000,00</w:t>
      </w:r>
    </w:p>
    <w:p w14:paraId="600A8495" w14:textId="77777777" w:rsidR="0046231F" w:rsidRPr="00FA6585" w:rsidRDefault="0046231F" w:rsidP="00FA6585">
      <w:pPr>
        <w:jc w:val="both"/>
        <w:rPr>
          <w:rFonts w:ascii="Arial" w:hAnsi="Arial" w:cs="Arial"/>
          <w:sz w:val="30"/>
          <w:szCs w:val="30"/>
        </w:rPr>
      </w:pPr>
    </w:p>
    <w:p w14:paraId="0E8D23D8" w14:textId="77777777" w:rsidR="007F3C6E" w:rsidRDefault="00605D67">
      <w:pPr>
        <w:ind w:left="708"/>
        <w:jc w:val="both"/>
        <w:rPr>
          <w:rFonts w:ascii="Arial" w:hAnsi="Arial" w:cs="Arial"/>
          <w:b/>
          <w:sz w:val="30"/>
          <w:szCs w:val="30"/>
        </w:rPr>
      </w:pPr>
      <w:r w:rsidRPr="00605D67">
        <w:rPr>
          <w:rFonts w:ascii="Arial" w:hAnsi="Arial" w:cs="Arial"/>
          <w:b/>
          <w:sz w:val="30"/>
          <w:szCs w:val="30"/>
        </w:rPr>
        <w:t>Terreno de 1.000 m</w:t>
      </w:r>
      <w:r w:rsidRPr="00605D67">
        <w:rPr>
          <w:rFonts w:ascii="Arial" w:hAnsi="Arial" w:cs="Arial"/>
          <w:b/>
          <w:sz w:val="30"/>
          <w:szCs w:val="30"/>
          <w:vertAlign w:val="superscript"/>
        </w:rPr>
        <w:t>2</w:t>
      </w:r>
      <w:r w:rsidRPr="00605D67">
        <w:rPr>
          <w:rFonts w:ascii="Arial" w:hAnsi="Arial" w:cs="Arial"/>
          <w:b/>
          <w:sz w:val="30"/>
          <w:szCs w:val="30"/>
        </w:rPr>
        <w:t xml:space="preserve"> com custo de aquisição de R$ 1.000.000,00</w:t>
      </w:r>
    </w:p>
    <w:p w14:paraId="57A4D588" w14:textId="77777777" w:rsidR="007F3C6E" w:rsidRDefault="0046231F">
      <w:pPr>
        <w:ind w:left="1416"/>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14:paraId="69A0A7DB" w14:textId="77777777" w:rsidR="007F3C6E" w:rsidRDefault="0046231F">
      <w:pPr>
        <w:ind w:left="1416"/>
        <w:jc w:val="both"/>
        <w:rPr>
          <w:rFonts w:ascii="Arial" w:hAnsi="Arial" w:cs="Arial"/>
          <w:sz w:val="30"/>
          <w:szCs w:val="30"/>
        </w:rPr>
      </w:pPr>
      <w:r w:rsidRPr="00FA6585">
        <w:rPr>
          <w:rFonts w:ascii="Arial" w:hAnsi="Arial" w:cs="Arial"/>
          <w:sz w:val="30"/>
          <w:szCs w:val="30"/>
        </w:rPr>
        <w:t>Custo p/</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Pr="00FA6585">
        <w:rPr>
          <w:rFonts w:ascii="Arial" w:hAnsi="Arial" w:cs="Arial"/>
          <w:sz w:val="30"/>
          <w:szCs w:val="30"/>
        </w:rPr>
        <w:t xml:space="preserve"> de área construída </w:t>
      </w:r>
      <w:r w:rsidR="00D74D7C" w:rsidRPr="00FA6585">
        <w:rPr>
          <w:rFonts w:ascii="Arial" w:hAnsi="Arial" w:cs="Arial"/>
          <w:sz w:val="30"/>
          <w:szCs w:val="30"/>
        </w:rPr>
        <w:t>R$</w:t>
      </w:r>
      <w:r w:rsidR="00922AD3">
        <w:rPr>
          <w:rFonts w:ascii="Arial" w:hAnsi="Arial" w:cs="Arial"/>
          <w:sz w:val="30"/>
          <w:szCs w:val="30"/>
        </w:rPr>
        <w:t xml:space="preserve"> </w:t>
      </w:r>
      <w:r w:rsidR="00D74D7C" w:rsidRPr="00FA6585">
        <w:rPr>
          <w:rFonts w:ascii="Arial" w:hAnsi="Arial" w:cs="Arial"/>
          <w:sz w:val="30"/>
          <w:szCs w:val="30"/>
        </w:rPr>
        <w:t xml:space="preserve">1.000.000,00 : 2.000 </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00D74D7C" w:rsidRPr="00FA6585">
        <w:rPr>
          <w:rFonts w:ascii="Arial" w:hAnsi="Arial" w:cs="Arial"/>
          <w:sz w:val="30"/>
          <w:szCs w:val="30"/>
        </w:rPr>
        <w:t xml:space="preserve"> = R$ 500,00 </w:t>
      </w:r>
    </w:p>
    <w:p w14:paraId="53547A83" w14:textId="77777777" w:rsidR="007F3C6E" w:rsidRDefault="00D74D7C">
      <w:pPr>
        <w:ind w:left="1416"/>
        <w:jc w:val="both"/>
        <w:rPr>
          <w:rFonts w:ascii="Arial" w:hAnsi="Arial" w:cs="Arial"/>
          <w:sz w:val="30"/>
          <w:szCs w:val="30"/>
        </w:rPr>
      </w:pPr>
      <w:r w:rsidRPr="00FA6585">
        <w:rPr>
          <w:rFonts w:ascii="Arial" w:hAnsi="Arial" w:cs="Arial"/>
          <w:sz w:val="30"/>
          <w:szCs w:val="30"/>
        </w:rPr>
        <w:t xml:space="preserve">Se a Unidade tiver 100 </w:t>
      </w:r>
      <w:r w:rsidR="00EA3CB6" w:rsidRPr="00FA6585">
        <w:rPr>
          <w:rFonts w:ascii="Arial" w:hAnsi="Arial" w:cs="Arial"/>
          <w:sz w:val="30"/>
          <w:szCs w:val="30"/>
        </w:rPr>
        <w:t>m</w:t>
      </w:r>
      <w:r w:rsidR="00EA3CB6" w:rsidRPr="00455B7D">
        <w:rPr>
          <w:rFonts w:ascii="Arial" w:hAnsi="Arial" w:cs="Arial"/>
          <w:sz w:val="30"/>
          <w:szCs w:val="30"/>
          <w:vertAlign w:val="superscript"/>
        </w:rPr>
        <w:t>2</w:t>
      </w:r>
      <w:r w:rsidRPr="00FA6585">
        <w:rPr>
          <w:rFonts w:ascii="Arial" w:hAnsi="Arial" w:cs="Arial"/>
          <w:sz w:val="30"/>
          <w:szCs w:val="30"/>
        </w:rPr>
        <w:t>, a fração ideal do Terreno custará R$ 50.000,00</w:t>
      </w:r>
    </w:p>
    <w:p w14:paraId="6AECDA64" w14:textId="77777777" w:rsidR="00D74D7C" w:rsidRPr="00841C77" w:rsidRDefault="00D74D7C" w:rsidP="00FA6585">
      <w:pPr>
        <w:pStyle w:val="Body"/>
        <w:jc w:val="both"/>
        <w:rPr>
          <w:rFonts w:ascii="Arial" w:hAnsi="Arial" w:cs="Arial"/>
          <w:b/>
          <w:sz w:val="30"/>
          <w:szCs w:val="30"/>
          <w:lang w:val="pt-BR"/>
        </w:rPr>
      </w:pPr>
    </w:p>
    <w:p w14:paraId="1B831043"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14:paraId="0E139D67" w14:textId="77777777" w:rsidR="00D74D7C" w:rsidRPr="00FA6585" w:rsidRDefault="00095BEB" w:rsidP="00FA6585">
      <w:pPr>
        <w:jc w:val="both"/>
        <w:rPr>
          <w:rFonts w:ascii="Arial" w:hAnsi="Arial" w:cs="Arial"/>
          <w:sz w:val="30"/>
          <w:szCs w:val="30"/>
        </w:rPr>
      </w:pPr>
      <w:r w:rsidRPr="00FA6585">
        <w:rPr>
          <w:rFonts w:ascii="Arial" w:hAnsi="Arial" w:cs="Arial"/>
          <w:sz w:val="30"/>
          <w:szCs w:val="30"/>
        </w:rPr>
        <w:t xml:space="preserve">Neste componente </w:t>
      </w:r>
      <w:r w:rsidR="00D74D7C" w:rsidRPr="00FA6585">
        <w:rPr>
          <w:rFonts w:ascii="Arial" w:hAnsi="Arial" w:cs="Arial"/>
          <w:sz w:val="30"/>
          <w:szCs w:val="30"/>
        </w:rPr>
        <w:t>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 xml:space="preserve">amento, registros, </w:t>
      </w:r>
      <w:ins w:id="438" w:author="Fabio B" w:date="2015-03-10T10:08:00Z">
        <w:r w:rsidR="00F9408C">
          <w:rPr>
            <w:rFonts w:ascii="Arial" w:hAnsi="Arial" w:cs="Arial"/>
            <w:sz w:val="30"/>
            <w:szCs w:val="30"/>
          </w:rPr>
          <w:t>o</w:t>
        </w:r>
      </w:ins>
      <w:del w:id="439" w:author="Fabio B" w:date="2015-03-10T10:08:00Z">
        <w:r w:rsidR="00FA6585" w:rsidDel="00F9408C">
          <w:rPr>
            <w:rFonts w:ascii="Arial" w:hAnsi="Arial" w:cs="Arial"/>
            <w:sz w:val="30"/>
            <w:szCs w:val="30"/>
          </w:rPr>
          <w:delText>O</w:delText>
        </w:r>
      </w:del>
      <w:r w:rsidR="00FA6585">
        <w:rPr>
          <w:rFonts w:ascii="Arial" w:hAnsi="Arial" w:cs="Arial"/>
          <w:sz w:val="30"/>
          <w:szCs w:val="30"/>
        </w:rPr>
        <w:t xml:space="preserve">bras, </w:t>
      </w:r>
      <w:ins w:id="440" w:author="Fabio B" w:date="2015-03-10T10:08:00Z">
        <w:r w:rsidR="00F9408C">
          <w:rPr>
            <w:rFonts w:ascii="Arial" w:hAnsi="Arial" w:cs="Arial"/>
            <w:sz w:val="30"/>
            <w:szCs w:val="30"/>
          </w:rPr>
          <w:t xml:space="preserve">custos de financiamento, </w:t>
        </w:r>
      </w:ins>
      <w:r w:rsidR="00FA6585">
        <w:rPr>
          <w:rFonts w:ascii="Arial" w:hAnsi="Arial" w:cs="Arial"/>
          <w:sz w:val="30"/>
          <w:szCs w:val="30"/>
        </w:rPr>
        <w:t>etc.</w:t>
      </w:r>
    </w:p>
    <w:p w14:paraId="218A41B3" w14:textId="77777777" w:rsidR="00D74D7C" w:rsidRPr="00FA6585" w:rsidRDefault="00D74D7C" w:rsidP="00FA6585">
      <w:pPr>
        <w:jc w:val="both"/>
        <w:rPr>
          <w:rFonts w:ascii="Arial" w:hAnsi="Arial" w:cs="Arial"/>
          <w:b/>
          <w:sz w:val="30"/>
          <w:szCs w:val="30"/>
        </w:rPr>
      </w:pPr>
    </w:p>
    <w:p w14:paraId="50073C3B"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14:paraId="409E72DC"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Usualmente os empreendimentos contam com financiamentos para a sua </w:t>
      </w:r>
      <w:ins w:id="441" w:author="Fabio B" w:date="2015-03-10T10:09:00Z">
        <w:r w:rsidR="00F9408C">
          <w:rPr>
            <w:rFonts w:ascii="Arial" w:hAnsi="Arial" w:cs="Arial"/>
            <w:sz w:val="30"/>
            <w:szCs w:val="30"/>
          </w:rPr>
          <w:t>p</w:t>
        </w:r>
      </w:ins>
      <w:del w:id="442" w:author="Fabio B" w:date="2015-03-10T10:09:00Z">
        <w:r w:rsidRPr="00FA6585" w:rsidDel="00F9408C">
          <w:rPr>
            <w:rFonts w:ascii="Arial" w:hAnsi="Arial" w:cs="Arial"/>
            <w:sz w:val="30"/>
            <w:szCs w:val="30"/>
          </w:rPr>
          <w:delText>P</w:delText>
        </w:r>
      </w:del>
      <w:r w:rsidRPr="00FA6585">
        <w:rPr>
          <w:rFonts w:ascii="Arial" w:hAnsi="Arial" w:cs="Arial"/>
          <w:sz w:val="30"/>
          <w:szCs w:val="30"/>
        </w:rPr>
        <w:t>rodução. Estes f</w:t>
      </w:r>
      <w:r w:rsidR="000D1165">
        <w:rPr>
          <w:rFonts w:ascii="Arial" w:hAnsi="Arial" w:cs="Arial"/>
          <w:sz w:val="30"/>
          <w:szCs w:val="30"/>
        </w:rPr>
        <w:t>inanciamentos s</w:t>
      </w:r>
      <w:r w:rsidRPr="00FA6585">
        <w:rPr>
          <w:rFonts w:ascii="Arial" w:hAnsi="Arial" w:cs="Arial"/>
          <w:sz w:val="30"/>
          <w:szCs w:val="30"/>
        </w:rPr>
        <w:t xml:space="preserve">ão obtidos junto a instituições financeiras e sobre eles incidem custos  que são considerados na formação do preço das unidades. </w:t>
      </w:r>
    </w:p>
    <w:p w14:paraId="19A92A15" w14:textId="77777777" w:rsidR="00D74D7C" w:rsidRPr="00FA6585" w:rsidRDefault="00D74D7C" w:rsidP="00FA6585">
      <w:pPr>
        <w:jc w:val="both"/>
        <w:rPr>
          <w:rFonts w:ascii="Arial" w:hAnsi="Arial" w:cs="Arial"/>
          <w:b/>
          <w:sz w:val="30"/>
          <w:szCs w:val="30"/>
        </w:rPr>
      </w:pPr>
    </w:p>
    <w:p w14:paraId="09C01809"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w:t>
      </w:r>
      <w:r w:rsidR="00922AD3">
        <w:rPr>
          <w:rFonts w:ascii="Arial" w:hAnsi="Arial" w:cs="Arial"/>
          <w:b/>
          <w:sz w:val="30"/>
          <w:szCs w:val="30"/>
        </w:rPr>
        <w:t>a</w:t>
      </w:r>
      <w:r w:rsidRPr="00FA6585">
        <w:rPr>
          <w:rFonts w:ascii="Arial" w:hAnsi="Arial" w:cs="Arial"/>
          <w:b/>
          <w:sz w:val="30"/>
          <w:szCs w:val="30"/>
        </w:rPr>
        <w:t>dministrativas</w:t>
      </w:r>
    </w:p>
    <w:p w14:paraId="2966D1C9"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Para a </w:t>
      </w:r>
      <w:r w:rsidR="00922AD3">
        <w:rPr>
          <w:rFonts w:ascii="Arial" w:hAnsi="Arial" w:cs="Arial"/>
          <w:sz w:val="30"/>
          <w:szCs w:val="30"/>
        </w:rPr>
        <w:t>g</w:t>
      </w:r>
      <w:r w:rsidRPr="00FA6585">
        <w:rPr>
          <w:rFonts w:ascii="Arial" w:hAnsi="Arial" w:cs="Arial"/>
          <w:sz w:val="30"/>
          <w:szCs w:val="30"/>
        </w:rPr>
        <w:t xml:space="preserve">estão de todo o processo de Incorporação imobiliária, as </w:t>
      </w:r>
      <w:r w:rsidR="00922AD3">
        <w:rPr>
          <w:rFonts w:ascii="Arial" w:hAnsi="Arial" w:cs="Arial"/>
          <w:sz w:val="30"/>
          <w:szCs w:val="30"/>
        </w:rPr>
        <w:t>e</w:t>
      </w:r>
      <w:r w:rsidRPr="00FA6585">
        <w:rPr>
          <w:rFonts w:ascii="Arial" w:hAnsi="Arial" w:cs="Arial"/>
          <w:sz w:val="30"/>
          <w:szCs w:val="30"/>
        </w:rPr>
        <w:t xml:space="preserve">mpresas precisam contar com uma </w:t>
      </w:r>
      <w:r w:rsidR="00922AD3">
        <w:rPr>
          <w:rFonts w:ascii="Arial" w:hAnsi="Arial" w:cs="Arial"/>
          <w:sz w:val="30"/>
          <w:szCs w:val="30"/>
        </w:rPr>
        <w:t>e</w:t>
      </w:r>
      <w:r w:rsidRPr="00FA6585">
        <w:rPr>
          <w:rFonts w:ascii="Arial" w:hAnsi="Arial" w:cs="Arial"/>
          <w:sz w:val="30"/>
          <w:szCs w:val="30"/>
        </w:rPr>
        <w:t xml:space="preserve">quipe multidisciplinar de profissionais e manter uma </w:t>
      </w:r>
      <w:r w:rsidR="00922AD3">
        <w:rPr>
          <w:rFonts w:ascii="Arial" w:hAnsi="Arial" w:cs="Arial"/>
          <w:sz w:val="30"/>
          <w:szCs w:val="30"/>
        </w:rPr>
        <w:t>e</w:t>
      </w:r>
      <w:r w:rsidRPr="00FA6585">
        <w:rPr>
          <w:rFonts w:ascii="Arial" w:hAnsi="Arial" w:cs="Arial"/>
          <w:sz w:val="30"/>
          <w:szCs w:val="30"/>
        </w:rPr>
        <w:t xml:space="preserve">strutura com escritório, equipamentos, </w:t>
      </w:r>
      <w:r w:rsidR="00922AD3">
        <w:rPr>
          <w:rFonts w:ascii="Arial" w:hAnsi="Arial" w:cs="Arial"/>
          <w:sz w:val="30"/>
          <w:szCs w:val="30"/>
        </w:rPr>
        <w:t>s</w:t>
      </w:r>
      <w:r w:rsidRPr="00FA6585">
        <w:rPr>
          <w:rFonts w:ascii="Arial" w:hAnsi="Arial" w:cs="Arial"/>
          <w:sz w:val="30"/>
          <w:szCs w:val="30"/>
        </w:rPr>
        <w:t>istemas</w:t>
      </w:r>
      <w:r w:rsidR="00922AD3">
        <w:rPr>
          <w:rFonts w:ascii="Arial" w:hAnsi="Arial" w:cs="Arial"/>
          <w:sz w:val="30"/>
          <w:szCs w:val="30"/>
        </w:rPr>
        <w:t xml:space="preserve"> e outros recursos</w:t>
      </w:r>
      <w:r w:rsidRPr="00FA6585">
        <w:rPr>
          <w:rFonts w:ascii="Arial" w:hAnsi="Arial" w:cs="Arial"/>
          <w:sz w:val="30"/>
          <w:szCs w:val="30"/>
        </w:rPr>
        <w:t>.</w:t>
      </w:r>
    </w:p>
    <w:p w14:paraId="688ACE8E" w14:textId="77777777" w:rsidR="00D74D7C" w:rsidRDefault="00D74D7C" w:rsidP="00FA6585">
      <w:pPr>
        <w:jc w:val="both"/>
        <w:rPr>
          <w:rFonts w:ascii="Arial" w:hAnsi="Arial" w:cs="Arial"/>
          <w:sz w:val="30"/>
          <w:szCs w:val="30"/>
        </w:rPr>
      </w:pPr>
      <w:r w:rsidRPr="00FA6585">
        <w:rPr>
          <w:rFonts w:ascii="Arial" w:hAnsi="Arial" w:cs="Arial"/>
          <w:sz w:val="30"/>
          <w:szCs w:val="30"/>
        </w:rPr>
        <w:t>O custo de manutenção desta estrutura administrativa também é rateado e compõe o custo das unidades produzidas.</w:t>
      </w:r>
    </w:p>
    <w:p w14:paraId="302302D1" w14:textId="77777777" w:rsidR="00922AD3" w:rsidRPr="00FA6585" w:rsidRDefault="00922AD3" w:rsidP="00FA6585">
      <w:pPr>
        <w:jc w:val="both"/>
        <w:rPr>
          <w:rFonts w:ascii="Arial" w:hAnsi="Arial" w:cs="Arial"/>
          <w:sz w:val="30"/>
          <w:szCs w:val="30"/>
        </w:rPr>
      </w:pPr>
    </w:p>
    <w:p w14:paraId="4A2FCE9D"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de Comercialização </w:t>
      </w:r>
    </w:p>
    <w:p w14:paraId="271629D7"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14:paraId="184FD78D" w14:textId="77777777" w:rsidR="00922AD3" w:rsidRDefault="00922AD3" w:rsidP="00FA6585">
      <w:pPr>
        <w:jc w:val="both"/>
        <w:rPr>
          <w:rFonts w:ascii="Arial" w:hAnsi="Arial" w:cs="Arial"/>
          <w:b/>
          <w:sz w:val="30"/>
          <w:szCs w:val="30"/>
        </w:rPr>
      </w:pPr>
    </w:p>
    <w:p w14:paraId="4A0D09C6"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14:paraId="713CCAB1" w14:textId="77777777" w:rsidR="00D74D7C" w:rsidRPr="00FA6585" w:rsidRDefault="00922AD3" w:rsidP="00FA6585">
      <w:pPr>
        <w:jc w:val="both"/>
        <w:rPr>
          <w:rFonts w:ascii="Arial" w:hAnsi="Arial" w:cs="Arial"/>
          <w:sz w:val="30"/>
          <w:szCs w:val="30"/>
        </w:rPr>
      </w:pPr>
      <w:r>
        <w:rPr>
          <w:rFonts w:ascii="Arial" w:hAnsi="Arial" w:cs="Arial"/>
          <w:sz w:val="30"/>
          <w:szCs w:val="30"/>
        </w:rPr>
        <w:t xml:space="preserve">Representa a </w:t>
      </w:r>
      <w:r w:rsidR="00D74D7C" w:rsidRPr="00FA6585">
        <w:rPr>
          <w:rFonts w:ascii="Arial" w:hAnsi="Arial" w:cs="Arial"/>
          <w:sz w:val="30"/>
          <w:szCs w:val="30"/>
        </w:rPr>
        <w:t>remuneração pelos investimentos e riscos assumidos pelos incorporadores para o desenvolvimento dos empreendimentos imobiliários</w:t>
      </w:r>
      <w:r w:rsidR="00774DC6">
        <w:rPr>
          <w:rFonts w:ascii="Arial" w:hAnsi="Arial" w:cs="Arial"/>
          <w:sz w:val="30"/>
          <w:szCs w:val="30"/>
        </w:rPr>
        <w:t>,</w:t>
      </w:r>
      <w:r>
        <w:rPr>
          <w:rFonts w:ascii="Arial" w:hAnsi="Arial" w:cs="Arial"/>
          <w:sz w:val="30"/>
          <w:szCs w:val="30"/>
        </w:rPr>
        <w:t xml:space="preserve"> pulverizado no </w:t>
      </w:r>
      <w:r w:rsidR="00D74D7C" w:rsidRPr="00FA6585">
        <w:rPr>
          <w:rFonts w:ascii="Arial" w:hAnsi="Arial" w:cs="Arial"/>
          <w:sz w:val="30"/>
          <w:szCs w:val="30"/>
        </w:rPr>
        <w:t xml:space="preserve">valor de venda das unidades. </w:t>
      </w:r>
    </w:p>
    <w:p w14:paraId="4438D95E"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3F7C8BC" w14:textId="77777777"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14:paraId="63DCA91D" w14:textId="77777777" w:rsidR="005A1FA6" w:rsidRPr="00FA6585" w:rsidRDefault="005636DA" w:rsidP="00FA6585">
      <w:pPr>
        <w:autoSpaceDE w:val="0"/>
        <w:autoSpaceDN w:val="0"/>
        <w:adjustRightInd w:val="0"/>
        <w:spacing w:after="0" w:line="276" w:lineRule="auto"/>
        <w:ind w:left="-284"/>
        <w:jc w:val="both"/>
        <w:rPr>
          <w:rFonts w:ascii="Arial" w:hAnsi="Arial" w:cs="Arial"/>
          <w:color w:val="000000"/>
          <w:sz w:val="30"/>
          <w:szCs w:val="30"/>
        </w:rPr>
      </w:pPr>
      <w:r>
        <w:rPr>
          <w:rFonts w:ascii="Arial" w:hAnsi="Arial" w:cs="Arial"/>
          <w:color w:val="000000"/>
          <w:sz w:val="30"/>
          <w:szCs w:val="30"/>
        </w:rPr>
        <w:t xml:space="preserve">Após o registro do Memorial de Incorporação, as incorporadoras </w:t>
      </w:r>
      <w:r w:rsidR="005A1FA6" w:rsidRPr="00FA6585">
        <w:rPr>
          <w:rFonts w:ascii="Arial" w:hAnsi="Arial" w:cs="Arial"/>
          <w:color w:val="000000"/>
          <w:sz w:val="30"/>
          <w:szCs w:val="30"/>
        </w:rPr>
        <w:t>pode</w:t>
      </w:r>
      <w:r>
        <w:rPr>
          <w:rFonts w:ascii="Arial" w:hAnsi="Arial" w:cs="Arial"/>
          <w:color w:val="000000"/>
          <w:sz w:val="30"/>
          <w:szCs w:val="30"/>
        </w:rPr>
        <w:t>m</w:t>
      </w:r>
      <w:r w:rsidR="005A1FA6" w:rsidRPr="00FA6585">
        <w:rPr>
          <w:rFonts w:ascii="Arial" w:hAnsi="Arial" w:cs="Arial"/>
          <w:color w:val="000000"/>
          <w:sz w:val="30"/>
          <w:szCs w:val="30"/>
        </w:rPr>
        <w:t xml:space="preserve"> dar início às vendas das unidades. </w:t>
      </w:r>
      <w:del w:id="443" w:author="Fabio B" w:date="2015-03-10T12:09:00Z">
        <w:r w:rsidR="005A1FA6" w:rsidRPr="00FA6585" w:rsidDel="00700315">
          <w:rPr>
            <w:rFonts w:ascii="Arial" w:hAnsi="Arial" w:cs="Arial"/>
            <w:color w:val="000000"/>
            <w:sz w:val="30"/>
            <w:szCs w:val="30"/>
          </w:rPr>
          <w:delText xml:space="preserve">Os diferentes modelos pelos quais as empresas podem optar para realizar as vendas </w:delText>
        </w:r>
        <w:r w:rsidDel="00700315">
          <w:rPr>
            <w:rFonts w:ascii="Arial" w:hAnsi="Arial" w:cs="Arial"/>
            <w:color w:val="000000"/>
            <w:sz w:val="30"/>
            <w:szCs w:val="30"/>
          </w:rPr>
          <w:delText>podem gerar dúvidas entre os compradores</w:delText>
        </w:r>
        <w:r w:rsidR="005A1FA6" w:rsidRPr="00FA6585" w:rsidDel="00700315">
          <w:rPr>
            <w:rFonts w:ascii="Arial" w:hAnsi="Arial" w:cs="Arial"/>
            <w:color w:val="000000"/>
            <w:sz w:val="30"/>
            <w:szCs w:val="30"/>
          </w:rPr>
          <w:delText xml:space="preserve">. </w:delText>
        </w:r>
      </w:del>
    </w:p>
    <w:p w14:paraId="2350AF0E"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695866AD"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Além disso, imobiliárias e corretores </w:t>
      </w:r>
      <w:r w:rsidR="00A40DA7">
        <w:rPr>
          <w:rFonts w:ascii="Arial" w:hAnsi="Arial" w:cs="Arial"/>
          <w:color w:val="000000"/>
          <w:sz w:val="30"/>
          <w:szCs w:val="30"/>
        </w:rPr>
        <w:t>associados</w:t>
      </w:r>
      <w:r w:rsidRPr="00FA6585">
        <w:rPr>
          <w:rFonts w:ascii="Arial" w:hAnsi="Arial" w:cs="Arial"/>
          <w:color w:val="000000"/>
          <w:sz w:val="30"/>
          <w:szCs w:val="30"/>
        </w:rPr>
        <w:t xml:space="preserve"> são credenciados pelas companhias para atuar como intermediários na relação entre as incorporadoras e os potenciais compradores.  </w:t>
      </w:r>
    </w:p>
    <w:p w14:paraId="7F67FCB2"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5356308C" w14:textId="77777777" w:rsidR="00907BBA" w:rsidRDefault="005A1FA6">
      <w:pPr>
        <w:autoSpaceDE w:val="0"/>
        <w:autoSpaceDN w:val="0"/>
        <w:adjustRightInd w:val="0"/>
        <w:spacing w:after="0" w:line="276" w:lineRule="auto"/>
        <w:ind w:left="-284"/>
        <w:jc w:val="both"/>
        <w:rPr>
          <w:ins w:id="444" w:author="Fabio B" w:date="2015-03-09T18:06:00Z"/>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w:t>
      </w:r>
      <w:r w:rsidR="005636DA">
        <w:rPr>
          <w:rFonts w:ascii="Arial" w:hAnsi="Arial" w:cs="Arial"/>
          <w:color w:val="000000" w:themeColor="text1"/>
          <w:sz w:val="30"/>
          <w:szCs w:val="30"/>
        </w:rPr>
        <w:t>am à disposição dos compradores</w:t>
      </w:r>
      <w:r w:rsidRPr="00FA6585">
        <w:rPr>
          <w:rFonts w:ascii="Arial" w:hAnsi="Arial" w:cs="Arial"/>
          <w:color w:val="000000" w:themeColor="text1"/>
          <w:sz w:val="30"/>
          <w:szCs w:val="30"/>
        </w:rPr>
        <w:t>, auxiliando-os sobre as principais características e o valor do imóvel, além das condições de comercialização, forma de pagamento, e todas as outra</w:t>
      </w:r>
      <w:r w:rsidR="005636DA">
        <w:rPr>
          <w:rFonts w:ascii="Arial" w:hAnsi="Arial" w:cs="Arial"/>
          <w:color w:val="000000" w:themeColor="text1"/>
          <w:sz w:val="30"/>
          <w:szCs w:val="30"/>
        </w:rPr>
        <w:t>s informações pertinentes à</w:t>
      </w:r>
      <w:r w:rsidRPr="00FA6585">
        <w:rPr>
          <w:rFonts w:ascii="Arial" w:hAnsi="Arial" w:cs="Arial"/>
          <w:color w:val="000000" w:themeColor="text1"/>
          <w:sz w:val="30"/>
          <w:szCs w:val="30"/>
        </w:rPr>
        <w:t xml:space="preserve"> compra e venda. Quando, após todo o auxílio prestado, o comprador optar pela aquisição, fica materializada a intermediação imobiliária.</w:t>
      </w:r>
      <w:ins w:id="445" w:author="Fabio B" w:date="2015-03-09T18:30:00Z">
        <w:r w:rsidR="00AD1198">
          <w:rPr>
            <w:rFonts w:ascii="Arial" w:hAnsi="Arial" w:cs="Arial"/>
            <w:color w:val="000000" w:themeColor="text1"/>
            <w:sz w:val="30"/>
            <w:szCs w:val="30"/>
          </w:rPr>
          <w:t xml:space="preserve"> </w:t>
        </w:r>
      </w:ins>
    </w:p>
    <w:p w14:paraId="2C915CAD" w14:textId="77777777" w:rsidR="00907BBA" w:rsidRPr="00FA6585" w:rsidDel="00D030AF" w:rsidRDefault="00907BBA">
      <w:pPr>
        <w:autoSpaceDE w:val="0"/>
        <w:autoSpaceDN w:val="0"/>
        <w:adjustRightInd w:val="0"/>
        <w:spacing w:after="0" w:line="276" w:lineRule="auto"/>
        <w:ind w:left="-284"/>
        <w:jc w:val="both"/>
        <w:rPr>
          <w:del w:id="446" w:author="Fabio B" w:date="2015-03-10T12:12:00Z"/>
          <w:rFonts w:ascii="Arial" w:hAnsi="Arial" w:cs="Arial"/>
          <w:color w:val="000000" w:themeColor="text1"/>
          <w:sz w:val="30"/>
          <w:szCs w:val="30"/>
        </w:rPr>
      </w:pPr>
    </w:p>
    <w:p w14:paraId="5F9D2F50" w14:textId="77777777"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14:paraId="2C2D016E" w14:textId="77777777" w:rsidR="005A1FA6" w:rsidRPr="00FA6585" w:rsidRDefault="005636DA" w:rsidP="00FA6585">
      <w:pPr>
        <w:autoSpaceDE w:val="0"/>
        <w:autoSpaceDN w:val="0"/>
        <w:adjustRightInd w:val="0"/>
        <w:spacing w:after="0" w:line="276" w:lineRule="auto"/>
        <w:ind w:left="-284"/>
        <w:jc w:val="both"/>
        <w:rPr>
          <w:rFonts w:ascii="Arial" w:hAnsi="Arial" w:cs="Arial"/>
          <w:b/>
          <w:spacing w:val="-2"/>
          <w:sz w:val="30"/>
          <w:szCs w:val="30"/>
        </w:rPr>
      </w:pPr>
      <w:r>
        <w:rPr>
          <w:rFonts w:ascii="Arial" w:hAnsi="Arial" w:cs="Arial"/>
          <w:b/>
          <w:spacing w:val="-2"/>
          <w:sz w:val="30"/>
          <w:szCs w:val="30"/>
        </w:rPr>
        <w:t>Como a legislação</w:t>
      </w:r>
      <w:r w:rsidR="005A1FA6" w:rsidRPr="00FA6585">
        <w:rPr>
          <w:rFonts w:ascii="Arial" w:hAnsi="Arial" w:cs="Arial"/>
          <w:b/>
          <w:spacing w:val="-2"/>
          <w:sz w:val="30"/>
          <w:szCs w:val="30"/>
        </w:rPr>
        <w:t xml:space="preserve"> define a intermediação imobiliária?</w:t>
      </w:r>
    </w:p>
    <w:p w14:paraId="559CABFB" w14:textId="77777777" w:rsidR="005A1FA6" w:rsidRPr="00FA6585" w:rsidRDefault="005636DA" w:rsidP="00FA6585">
      <w:pPr>
        <w:pStyle w:val="PargrafodaLista"/>
        <w:spacing w:after="240" w:line="276" w:lineRule="auto"/>
        <w:ind w:left="-284"/>
        <w:jc w:val="both"/>
        <w:rPr>
          <w:rFonts w:ascii="Arial" w:hAnsi="Arial" w:cs="Arial"/>
          <w:color w:val="FF0000"/>
          <w:spacing w:val="-2"/>
          <w:sz w:val="30"/>
          <w:szCs w:val="30"/>
        </w:rPr>
      </w:pPr>
      <w:r>
        <w:rPr>
          <w:rFonts w:ascii="Arial" w:hAnsi="Arial" w:cs="Arial"/>
          <w:color w:val="000000" w:themeColor="text1"/>
          <w:spacing w:val="-2"/>
          <w:sz w:val="30"/>
          <w:szCs w:val="30"/>
        </w:rPr>
        <w:t>Segundo o Código Civil, a</w:t>
      </w:r>
      <w:r w:rsidR="005A1FA6" w:rsidRPr="00FA6585">
        <w:rPr>
          <w:rFonts w:ascii="Arial" w:hAnsi="Arial" w:cs="Arial"/>
          <w:color w:val="000000" w:themeColor="text1"/>
          <w:spacing w:val="-2"/>
          <w:sz w:val="30"/>
          <w:szCs w:val="30"/>
        </w:rPr>
        <w:t xml:space="preserve"> intermediação imobiliária é caracterizada pela promoção da aproximação das partes (vendedor e comprador) por um terceiro para a viabilização de um negócio, visando os interesses recíprocos, conforme as instruções recebidas</w:t>
      </w:r>
      <w:r w:rsidR="005A1FA6" w:rsidRPr="00FA6585">
        <w:rPr>
          <w:rStyle w:val="Refdenotaderodap"/>
          <w:rFonts w:ascii="Arial" w:hAnsi="Arial" w:cs="Arial"/>
          <w:spacing w:val="-2"/>
          <w:sz w:val="30"/>
          <w:szCs w:val="30"/>
        </w:rPr>
        <w:footnoteReference w:id="3"/>
      </w:r>
      <w:r w:rsidR="005A1FA6" w:rsidRPr="00FA6585">
        <w:rPr>
          <w:rFonts w:ascii="Arial" w:hAnsi="Arial" w:cs="Arial"/>
          <w:color w:val="000000" w:themeColor="text1"/>
          <w:spacing w:val="-2"/>
          <w:sz w:val="30"/>
          <w:szCs w:val="30"/>
        </w:rPr>
        <w:t xml:space="preserve">. </w:t>
      </w:r>
    </w:p>
    <w:p w14:paraId="767E9FE9"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14:paraId="72C9A4C7"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w:t>
      </w:r>
      <w:r w:rsidR="00A40DA7">
        <w:rPr>
          <w:rFonts w:ascii="Arial" w:hAnsi="Arial" w:cs="Arial"/>
          <w:color w:val="000000" w:themeColor="text1"/>
          <w:spacing w:val="-2"/>
          <w:sz w:val="30"/>
          <w:szCs w:val="30"/>
        </w:rPr>
        <w:t>e venda. L</w:t>
      </w:r>
      <w:r w:rsidRPr="00FA6585">
        <w:rPr>
          <w:rFonts w:ascii="Arial" w:hAnsi="Arial" w:cs="Arial"/>
          <w:color w:val="000000" w:themeColor="text1"/>
          <w:spacing w:val="-2"/>
          <w:sz w:val="30"/>
          <w:szCs w:val="30"/>
        </w:rPr>
        <w:t>evando em conta critérios como a localização,</w:t>
      </w:r>
      <w:r w:rsidRPr="00FA6585">
        <w:rPr>
          <w:rFonts w:ascii="Arial" w:hAnsi="Arial" w:cs="Arial"/>
          <w:spacing w:val="-2"/>
          <w:sz w:val="30"/>
          <w:szCs w:val="30"/>
        </w:rPr>
        <w:t xml:space="preserve"> 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14:paraId="3CC35F4D"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 xml:space="preserve">como </w:t>
      </w:r>
      <w:ins w:id="447" w:author="Fabio B" w:date="2015-03-10T12:13:00Z">
        <w:r w:rsidR="00D030AF">
          <w:rPr>
            <w:rFonts w:ascii="Arial" w:hAnsi="Arial" w:cs="Arial"/>
            <w:spacing w:val="-2"/>
            <w:sz w:val="30"/>
            <w:szCs w:val="30"/>
          </w:rPr>
          <w:t>negociação</w:t>
        </w:r>
      </w:ins>
      <w:del w:id="448" w:author="Fabio B" w:date="2015-03-10T12:13:00Z">
        <w:r w:rsidRPr="00FA6585" w:rsidDel="00D030AF">
          <w:rPr>
            <w:rFonts w:ascii="Arial" w:hAnsi="Arial" w:cs="Arial"/>
            <w:spacing w:val="-2"/>
            <w:sz w:val="30"/>
            <w:szCs w:val="30"/>
          </w:rPr>
          <w:delText>redução</w:delText>
        </w:r>
      </w:del>
      <w:r w:rsidRPr="00FA6585">
        <w:rPr>
          <w:rFonts w:ascii="Arial" w:hAnsi="Arial" w:cs="Arial"/>
          <w:spacing w:val="-2"/>
          <w:sz w:val="30"/>
          <w:szCs w:val="30"/>
        </w:rPr>
        <w:t xml:space="preserve"> do </w:t>
      </w:r>
      <w:ins w:id="449" w:author="Fabio B" w:date="2015-03-10T12:13:00Z">
        <w:r w:rsidR="00D030AF">
          <w:rPr>
            <w:rFonts w:ascii="Arial" w:hAnsi="Arial" w:cs="Arial"/>
            <w:spacing w:val="-2"/>
            <w:sz w:val="30"/>
            <w:szCs w:val="30"/>
          </w:rPr>
          <w:t>v</w:t>
        </w:r>
      </w:ins>
      <w:del w:id="450" w:author="Fabio B" w:date="2015-03-10T12:13:00Z">
        <w:r w:rsidRPr="00FA6585" w:rsidDel="00D030AF">
          <w:rPr>
            <w:rFonts w:ascii="Arial" w:hAnsi="Arial" w:cs="Arial"/>
            <w:spacing w:val="-2"/>
            <w:sz w:val="30"/>
            <w:szCs w:val="30"/>
          </w:rPr>
          <w:delText>V</w:delText>
        </w:r>
      </w:del>
      <w:r w:rsidRPr="00FA6585">
        <w:rPr>
          <w:rFonts w:ascii="Arial" w:hAnsi="Arial" w:cs="Arial"/>
          <w:spacing w:val="-2"/>
          <w:sz w:val="30"/>
          <w:szCs w:val="30"/>
        </w:rPr>
        <w:t>alor</w:t>
      </w:r>
      <w:del w:id="451" w:author="Fabio B" w:date="2015-03-10T12:13:00Z">
        <w:r w:rsidRPr="00FA6585" w:rsidDel="00D030AF">
          <w:rPr>
            <w:rFonts w:ascii="Arial" w:hAnsi="Arial" w:cs="Arial"/>
            <w:spacing w:val="-2"/>
            <w:sz w:val="30"/>
            <w:szCs w:val="30"/>
          </w:rPr>
          <w:delText xml:space="preserve"> Total do Negóc</w:delText>
        </w:r>
      </w:del>
      <w:del w:id="452" w:author="Fabio B" w:date="2015-03-10T12:14:00Z">
        <w:r w:rsidRPr="00FA6585" w:rsidDel="00D030AF">
          <w:rPr>
            <w:rFonts w:ascii="Arial" w:hAnsi="Arial" w:cs="Arial"/>
            <w:spacing w:val="-2"/>
            <w:sz w:val="30"/>
            <w:szCs w:val="30"/>
          </w:rPr>
          <w:delText>io Imobiliário, aprovação de proposta</w:delText>
        </w:r>
      </w:del>
      <w:r w:rsidR="00527B88" w:rsidRPr="00FA6585">
        <w:rPr>
          <w:rFonts w:ascii="Arial" w:hAnsi="Arial" w:cs="Arial"/>
          <w:spacing w:val="-2"/>
          <w:sz w:val="30"/>
          <w:szCs w:val="30"/>
        </w:rPr>
        <w:t>,</w:t>
      </w:r>
      <w:ins w:id="453" w:author="Fabio B" w:date="2015-03-10T12:14:00Z">
        <w:r w:rsidR="00D030AF">
          <w:rPr>
            <w:rFonts w:ascii="Arial" w:hAnsi="Arial" w:cs="Arial"/>
            <w:spacing w:val="-2"/>
            <w:sz w:val="30"/>
            <w:szCs w:val="30"/>
          </w:rPr>
          <w:t xml:space="preserve"> </w:t>
        </w:r>
      </w:ins>
      <w:del w:id="454" w:author="Fabio B" w:date="2015-03-10T12:14:00Z">
        <w:r w:rsidRPr="00FA6585" w:rsidDel="00D030AF">
          <w:rPr>
            <w:rFonts w:ascii="Arial" w:hAnsi="Arial" w:cs="Arial"/>
            <w:spacing w:val="-2"/>
            <w:sz w:val="30"/>
            <w:szCs w:val="30"/>
          </w:rPr>
          <w:delText xml:space="preserve"> de </w:delText>
        </w:r>
      </w:del>
      <w:r w:rsidRPr="00FA6585">
        <w:rPr>
          <w:rFonts w:ascii="Arial" w:hAnsi="Arial" w:cs="Arial"/>
          <w:spacing w:val="-2"/>
          <w:sz w:val="30"/>
          <w:szCs w:val="30"/>
        </w:rPr>
        <w:t>forma de pagamento</w:t>
      </w:r>
      <w:del w:id="455" w:author="Fabio B" w:date="2015-03-10T12:14:00Z">
        <w:r w:rsidRPr="00FA6585" w:rsidDel="00D030AF">
          <w:rPr>
            <w:rFonts w:ascii="Arial" w:hAnsi="Arial" w:cs="Arial"/>
            <w:spacing w:val="-2"/>
            <w:sz w:val="30"/>
            <w:szCs w:val="30"/>
          </w:rPr>
          <w:delText>,</w:delText>
        </w:r>
      </w:del>
      <w:r w:rsidRPr="00FA6585">
        <w:rPr>
          <w:rFonts w:ascii="Arial" w:hAnsi="Arial" w:cs="Arial"/>
          <w:spacing w:val="-2"/>
          <w:sz w:val="30"/>
          <w:szCs w:val="30"/>
        </w:rPr>
        <w:t xml:space="preserve"> ou outras condições comerciais</w:t>
      </w:r>
      <w:ins w:id="456" w:author="Fabio B" w:date="2015-03-10T10:19:00Z">
        <w:r w:rsidR="00F119B6">
          <w:rPr>
            <w:rFonts w:ascii="Arial" w:hAnsi="Arial" w:cs="Arial"/>
            <w:spacing w:val="-2"/>
            <w:sz w:val="30"/>
            <w:szCs w:val="30"/>
          </w:rPr>
          <w:t>,</w:t>
        </w:r>
      </w:ins>
      <w:del w:id="457" w:author="Fabio B" w:date="2015-03-10T10:19:00Z">
        <w:r w:rsidRPr="00FA6585" w:rsidDel="00F119B6">
          <w:rPr>
            <w:rFonts w:ascii="Arial" w:hAnsi="Arial" w:cs="Arial"/>
            <w:spacing w:val="-2"/>
            <w:sz w:val="30"/>
            <w:szCs w:val="30"/>
          </w:rPr>
          <w:delText>.</w:delText>
        </w:r>
      </w:del>
      <w:r w:rsidRPr="00FA6585">
        <w:rPr>
          <w:rFonts w:ascii="Arial" w:hAnsi="Arial" w:cs="Arial"/>
          <w:spacing w:val="-2"/>
          <w:sz w:val="30"/>
          <w:szCs w:val="30"/>
        </w:rPr>
        <w:t xml:space="preserve"> </w:t>
      </w:r>
      <w:ins w:id="458" w:author="Fabio B" w:date="2015-03-10T10:19:00Z">
        <w:r w:rsidR="00F119B6">
          <w:rPr>
            <w:rFonts w:ascii="Arial" w:hAnsi="Arial" w:cs="Arial"/>
            <w:spacing w:val="-2"/>
            <w:sz w:val="30"/>
            <w:szCs w:val="30"/>
          </w:rPr>
          <w:t>buscando</w:t>
        </w:r>
      </w:ins>
      <w:del w:id="459" w:author="Fabio B" w:date="2015-03-10T10:19:00Z">
        <w:r w:rsidR="00527B88" w:rsidRPr="00FA6585" w:rsidDel="00F119B6">
          <w:rPr>
            <w:rFonts w:ascii="Arial" w:hAnsi="Arial" w:cs="Arial"/>
            <w:spacing w:val="-2"/>
            <w:sz w:val="30"/>
            <w:szCs w:val="30"/>
          </w:rPr>
          <w:delText>Sempre tendo</w:delText>
        </w:r>
      </w:del>
      <w:r w:rsidR="00527B88" w:rsidRPr="00FA6585">
        <w:rPr>
          <w:rFonts w:ascii="Arial" w:hAnsi="Arial" w:cs="Arial"/>
          <w:spacing w:val="-2"/>
          <w:sz w:val="30"/>
          <w:szCs w:val="30"/>
        </w:rPr>
        <w:t xml:space="preserve"> como objetivo </w:t>
      </w:r>
      <w:ins w:id="460" w:author="Fabio B" w:date="2015-03-10T12:15:00Z">
        <w:r w:rsidR="00D030AF">
          <w:rPr>
            <w:rFonts w:ascii="Arial" w:hAnsi="Arial" w:cs="Arial"/>
            <w:spacing w:val="-2"/>
            <w:sz w:val="30"/>
            <w:szCs w:val="30"/>
          </w:rPr>
          <w:t>um acordo entre</w:t>
        </w:r>
      </w:ins>
      <w:del w:id="461" w:author="Fabio B" w:date="2015-03-10T12:15:00Z">
        <w:r w:rsidRPr="00FA6585" w:rsidDel="00D030AF">
          <w:rPr>
            <w:rFonts w:ascii="Arial" w:hAnsi="Arial" w:cs="Arial"/>
            <w:spacing w:val="-2"/>
            <w:sz w:val="30"/>
            <w:szCs w:val="30"/>
          </w:rPr>
          <w:delText>aproximar</w:delText>
        </w:r>
      </w:del>
      <w:r w:rsidRPr="00FA6585">
        <w:rPr>
          <w:rFonts w:ascii="Arial" w:hAnsi="Arial" w:cs="Arial"/>
          <w:spacing w:val="-2"/>
          <w:sz w:val="30"/>
          <w:szCs w:val="30"/>
        </w:rPr>
        <w:t xml:space="preserve"> as partes para concretizar o negócio imobiliário.</w:t>
      </w:r>
    </w:p>
    <w:p w14:paraId="2E2BF44D" w14:textId="77777777" w:rsidR="00774DC6" w:rsidDel="00D030AF" w:rsidRDefault="00774DC6" w:rsidP="00FA6585">
      <w:pPr>
        <w:spacing w:after="240" w:line="276" w:lineRule="auto"/>
        <w:ind w:left="-284"/>
        <w:jc w:val="both"/>
        <w:rPr>
          <w:del w:id="462" w:author="Fabio B" w:date="2015-03-10T12:14:00Z"/>
          <w:rFonts w:ascii="Arial" w:hAnsi="Arial" w:cs="Arial"/>
          <w:b/>
          <w:color w:val="000000" w:themeColor="text1"/>
          <w:spacing w:val="-2"/>
          <w:sz w:val="30"/>
          <w:szCs w:val="30"/>
        </w:rPr>
      </w:pPr>
    </w:p>
    <w:p w14:paraId="6747F3F4"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14:paraId="4E66CA81"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 xml:space="preserve">A incorporadora promove o credenciamento de imobiliárias e/ou corretores autônomos que queiram intermediar </w:t>
      </w:r>
      <w:ins w:id="463" w:author="Luiz Fernando Moura" w:date="2015-03-11T09:14:00Z">
        <w:r w:rsidR="00984EF4">
          <w:rPr>
            <w:rFonts w:ascii="Arial" w:hAnsi="Arial" w:cs="Arial"/>
            <w:color w:val="000000" w:themeColor="text1"/>
            <w:spacing w:val="-2"/>
            <w:sz w:val="30"/>
            <w:szCs w:val="30"/>
          </w:rPr>
          <w:t>a venda d</w:t>
        </w:r>
      </w:ins>
      <w:r w:rsidRPr="00FA6585">
        <w:rPr>
          <w:rFonts w:ascii="Arial" w:hAnsi="Arial" w:cs="Arial"/>
          <w:color w:val="000000" w:themeColor="text1"/>
          <w:spacing w:val="-2"/>
          <w:sz w:val="30"/>
          <w:szCs w:val="30"/>
        </w:rPr>
        <w:t>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14:paraId="5873A229" w14:textId="77777777" w:rsidR="005A1FA6" w:rsidRPr="00FA6585" w:rsidRDefault="00922AD3" w:rsidP="00FA6585">
      <w:pPr>
        <w:spacing w:after="240" w:line="276" w:lineRule="auto"/>
        <w:ind w:left="-284"/>
        <w:jc w:val="both"/>
        <w:rPr>
          <w:rFonts w:ascii="Arial" w:hAnsi="Arial" w:cs="Arial"/>
          <w:color w:val="000000" w:themeColor="text1"/>
          <w:spacing w:val="-2"/>
          <w:sz w:val="30"/>
          <w:szCs w:val="30"/>
        </w:rPr>
      </w:pPr>
      <w:del w:id="464" w:author="Fabio B" w:date="2015-03-10T12:17:00Z">
        <w:r w:rsidDel="00D030AF">
          <w:rPr>
            <w:rFonts w:ascii="Arial" w:hAnsi="Arial" w:cs="Arial"/>
            <w:spacing w:val="-2"/>
            <w:sz w:val="30"/>
            <w:szCs w:val="30"/>
          </w:rPr>
          <w:delText>Com esta abordagem</w:delText>
        </w:r>
        <w:r w:rsidR="005A1FA6" w:rsidRPr="00FA6585" w:rsidDel="00D030AF">
          <w:rPr>
            <w:rFonts w:ascii="Arial" w:hAnsi="Arial" w:cs="Arial"/>
            <w:spacing w:val="-2"/>
            <w:sz w:val="30"/>
            <w:szCs w:val="30"/>
          </w:rPr>
          <w:delText xml:space="preserve">, o corretor atua de forma autônoma, já que não está a serviço exclusivo </w:delText>
        </w:r>
      </w:del>
      <w:del w:id="465" w:author="Fabio B" w:date="2015-03-10T10:20:00Z">
        <w:r w:rsidR="005A1FA6" w:rsidRPr="00FA6585" w:rsidDel="00F119B6">
          <w:rPr>
            <w:rFonts w:ascii="Arial" w:hAnsi="Arial" w:cs="Arial"/>
            <w:spacing w:val="-2"/>
            <w:sz w:val="30"/>
            <w:szCs w:val="30"/>
          </w:rPr>
          <w:delText>daquele que o contratou</w:delText>
        </w:r>
      </w:del>
      <w:del w:id="466" w:author="Fabio B" w:date="2015-03-10T12:17:00Z">
        <w:r w:rsidR="005A1FA6" w:rsidRPr="00FA6585" w:rsidDel="00D030AF">
          <w:rPr>
            <w:rFonts w:ascii="Arial" w:hAnsi="Arial" w:cs="Arial"/>
            <w:spacing w:val="-2"/>
            <w:sz w:val="30"/>
            <w:szCs w:val="30"/>
          </w:rPr>
          <w:delText xml:space="preserve">. </w:delText>
        </w:r>
      </w:del>
      <w:r w:rsidR="005A1FA6" w:rsidRPr="00FA6585">
        <w:rPr>
          <w:rFonts w:ascii="Arial" w:hAnsi="Arial" w:cs="Arial"/>
          <w:spacing w:val="-2"/>
          <w:sz w:val="30"/>
          <w:szCs w:val="30"/>
        </w:rPr>
        <w:t>Como intermediário, ele deverá servir aos interesses de ambas as partes para celebração do negócio pretendido. É</w:t>
      </w:r>
      <w:r w:rsidR="005A1FA6"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005A1FA6"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005A1FA6" w:rsidRPr="00FA6585">
        <w:rPr>
          <w:rFonts w:ascii="Arial" w:hAnsi="Arial" w:cs="Arial"/>
          <w:color w:val="000000" w:themeColor="text1"/>
          <w:spacing w:val="-2"/>
          <w:sz w:val="30"/>
          <w:szCs w:val="30"/>
        </w:rPr>
        <w:t>os do comprador.</w:t>
      </w:r>
    </w:p>
    <w:p w14:paraId="6720DCED" w14:textId="77777777" w:rsidR="00774DC6" w:rsidDel="00D030AF" w:rsidRDefault="00774DC6" w:rsidP="00FA6585">
      <w:pPr>
        <w:spacing w:after="240" w:line="276" w:lineRule="auto"/>
        <w:ind w:left="-284"/>
        <w:jc w:val="both"/>
        <w:rPr>
          <w:del w:id="467" w:author="Fabio B" w:date="2015-03-10T12:17:00Z"/>
          <w:rFonts w:ascii="Arial" w:hAnsi="Arial" w:cs="Arial"/>
          <w:b/>
          <w:color w:val="000000" w:themeColor="text1"/>
          <w:spacing w:val="-2"/>
          <w:sz w:val="30"/>
          <w:szCs w:val="30"/>
        </w:rPr>
      </w:pPr>
    </w:p>
    <w:p w14:paraId="72C86EB9"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w:t>
      </w:r>
      <w:r w:rsidR="005636DA">
        <w:rPr>
          <w:rFonts w:ascii="Arial" w:hAnsi="Arial" w:cs="Arial"/>
          <w:b/>
          <w:color w:val="000000" w:themeColor="text1"/>
          <w:spacing w:val="-2"/>
          <w:sz w:val="30"/>
          <w:szCs w:val="30"/>
        </w:rPr>
        <w:t xml:space="preserve">z a Lei </w:t>
      </w:r>
      <w:r w:rsidRPr="00FA6585">
        <w:rPr>
          <w:rFonts w:ascii="Arial" w:hAnsi="Arial" w:cs="Arial"/>
          <w:b/>
          <w:color w:val="000000" w:themeColor="text1"/>
          <w:spacing w:val="-2"/>
          <w:sz w:val="30"/>
          <w:szCs w:val="30"/>
        </w:rPr>
        <w:t>sobre o pagamento da comissão?</w:t>
      </w:r>
    </w:p>
    <w:p w14:paraId="0E4CAE5D"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Refdenotaderodap"/>
          <w:rFonts w:ascii="Arial" w:hAnsi="Arial" w:cs="Arial"/>
          <w:spacing w:val="-2"/>
          <w:sz w:val="30"/>
          <w:szCs w:val="30"/>
        </w:rPr>
        <w:footnoteReference w:id="4"/>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Orlando Gomes: “A comissão do corretor é devida, em tese, pelas partes, visto que usufruem igualmente do trabalho por ele desenvolvido para a conclusão do negócio”</w:t>
      </w:r>
      <w:r w:rsidRPr="00FA6585">
        <w:rPr>
          <w:rStyle w:val="Refdenotaderodap"/>
          <w:rFonts w:ascii="Arial" w:hAnsi="Arial" w:cs="Arial"/>
          <w:color w:val="000000" w:themeColor="text1"/>
          <w:spacing w:val="-2"/>
          <w:sz w:val="30"/>
          <w:szCs w:val="30"/>
        </w:rPr>
        <w:footnoteReference w:id="5"/>
      </w:r>
      <w:r w:rsidRPr="00FA6585">
        <w:rPr>
          <w:rFonts w:ascii="Arial" w:hAnsi="Arial" w:cs="Arial"/>
          <w:color w:val="000000" w:themeColor="text1"/>
          <w:spacing w:val="-2"/>
          <w:sz w:val="30"/>
          <w:szCs w:val="30"/>
        </w:rPr>
        <w:t xml:space="preserve">. Ou seja, é lícito convencionar entre as partes que a remuneração do intermediário seja de responsabilidade do comprador. </w:t>
      </w:r>
    </w:p>
    <w:p w14:paraId="2EC9E2B4" w14:textId="77777777" w:rsidR="00774DC6" w:rsidRDefault="00774DC6" w:rsidP="00FA6585">
      <w:pPr>
        <w:spacing w:after="240" w:line="276" w:lineRule="auto"/>
        <w:ind w:left="-284"/>
        <w:jc w:val="both"/>
        <w:rPr>
          <w:rFonts w:ascii="Arial" w:hAnsi="Arial" w:cs="Arial"/>
          <w:b/>
          <w:color w:val="000000" w:themeColor="text1"/>
          <w:spacing w:val="-2"/>
          <w:sz w:val="30"/>
          <w:szCs w:val="30"/>
        </w:rPr>
      </w:pPr>
    </w:p>
    <w:p w14:paraId="120AE0B8"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14:paraId="465BB7B4" w14:textId="77777777" w:rsidR="005A1FA6" w:rsidRDefault="00F36DF9" w:rsidP="00FA6585">
      <w:pPr>
        <w:pStyle w:val="PargrafodaLista"/>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w:t>
      </w:r>
      <w:del w:id="468" w:author="Luiz Fernando Moura" w:date="2015-03-11T09:16:00Z">
        <w:r w:rsidR="005A1FA6" w:rsidRPr="00FA6585" w:rsidDel="00984EF4">
          <w:rPr>
            <w:rFonts w:ascii="Arial" w:hAnsi="Arial" w:cs="Arial"/>
            <w:color w:val="000000" w:themeColor="text1"/>
            <w:spacing w:val="-2"/>
            <w:sz w:val="30"/>
            <w:szCs w:val="30"/>
          </w:rPr>
          <w:delText>d</w:delText>
        </w:r>
      </w:del>
      <w:r w:rsidR="005A1FA6" w:rsidRPr="00FA6585">
        <w:rPr>
          <w:rFonts w:ascii="Arial" w:hAnsi="Arial" w:cs="Arial"/>
          <w:color w:val="000000" w:themeColor="text1"/>
          <w:spacing w:val="-2"/>
          <w:sz w:val="30"/>
          <w:szCs w:val="30"/>
        </w:rPr>
        <w:t>o Valo</w:t>
      </w:r>
      <w:r w:rsidRPr="00FA6585">
        <w:rPr>
          <w:rFonts w:ascii="Arial" w:hAnsi="Arial" w:cs="Arial"/>
          <w:color w:val="000000" w:themeColor="text1"/>
          <w:spacing w:val="-2"/>
          <w:sz w:val="30"/>
          <w:szCs w:val="30"/>
        </w:rPr>
        <w:t xml:space="preserve">r Total do Negócio Imobiliário </w:t>
      </w:r>
      <w:ins w:id="469" w:author="Luiz Fernando Moura" w:date="2015-03-11T09:16:00Z">
        <w:r w:rsidR="00984EF4">
          <w:rPr>
            <w:rFonts w:ascii="Arial" w:hAnsi="Arial" w:cs="Arial"/>
            <w:color w:val="000000" w:themeColor="text1"/>
            <w:spacing w:val="-2"/>
            <w:sz w:val="30"/>
            <w:szCs w:val="30"/>
          </w:rPr>
          <w:t xml:space="preserve">e </w:t>
        </w:r>
      </w:ins>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14:paraId="47A34B75" w14:textId="77777777" w:rsidR="00A40DA7" w:rsidRPr="00FA6585" w:rsidRDefault="00A40DA7" w:rsidP="00FA6585">
      <w:pPr>
        <w:pStyle w:val="PargrafodaLista"/>
        <w:spacing w:after="240" w:line="276" w:lineRule="auto"/>
        <w:ind w:left="-284"/>
        <w:jc w:val="both"/>
        <w:rPr>
          <w:rFonts w:ascii="Arial" w:hAnsi="Arial" w:cs="Arial"/>
          <w:color w:val="000000" w:themeColor="text1"/>
          <w:spacing w:val="-2"/>
          <w:sz w:val="30"/>
          <w:szCs w:val="30"/>
        </w:rPr>
      </w:pPr>
      <w:r>
        <w:rPr>
          <w:rFonts w:ascii="Arial" w:hAnsi="Arial" w:cs="Arial"/>
          <w:color w:val="000000" w:themeColor="text1"/>
          <w:spacing w:val="-2"/>
          <w:sz w:val="30"/>
          <w:szCs w:val="30"/>
        </w:rPr>
        <w:t xml:space="preserve">Na propaganda do empreendimento, toda referência ao </w:t>
      </w:r>
      <w:ins w:id="470" w:author="Luiz Fernando Moura" w:date="2015-03-11T09:17:00Z">
        <w:r w:rsidR="00984EF4">
          <w:rPr>
            <w:rFonts w:ascii="Arial" w:hAnsi="Arial" w:cs="Arial"/>
            <w:color w:val="000000" w:themeColor="text1"/>
            <w:spacing w:val="-2"/>
            <w:sz w:val="30"/>
            <w:szCs w:val="30"/>
          </w:rPr>
          <w:t>V</w:t>
        </w:r>
      </w:ins>
      <w:del w:id="471" w:author="Luiz Fernando Moura" w:date="2015-03-11T09:17:00Z">
        <w:r w:rsidDel="00984EF4">
          <w:rPr>
            <w:rFonts w:ascii="Arial" w:hAnsi="Arial" w:cs="Arial"/>
            <w:color w:val="000000" w:themeColor="text1"/>
            <w:spacing w:val="-2"/>
            <w:sz w:val="30"/>
            <w:szCs w:val="30"/>
          </w:rPr>
          <w:delText>v</w:delText>
        </w:r>
      </w:del>
      <w:r>
        <w:rPr>
          <w:rFonts w:ascii="Arial" w:hAnsi="Arial" w:cs="Arial"/>
          <w:color w:val="000000" w:themeColor="text1"/>
          <w:spacing w:val="-2"/>
          <w:sz w:val="30"/>
          <w:szCs w:val="30"/>
        </w:rPr>
        <w:t xml:space="preserve">alor </w:t>
      </w:r>
      <w:ins w:id="472" w:author="Luiz Fernando Moura" w:date="2015-03-11T09:17:00Z">
        <w:r w:rsidR="00984EF4">
          <w:rPr>
            <w:rFonts w:ascii="Arial" w:hAnsi="Arial" w:cs="Arial"/>
            <w:color w:val="000000" w:themeColor="text1"/>
            <w:spacing w:val="-2"/>
            <w:sz w:val="30"/>
            <w:szCs w:val="30"/>
          </w:rPr>
          <w:t>T</w:t>
        </w:r>
      </w:ins>
      <w:del w:id="473" w:author="Luiz Fernando Moura" w:date="2015-03-11T09:17:00Z">
        <w:r w:rsidDel="00984EF4">
          <w:rPr>
            <w:rFonts w:ascii="Arial" w:hAnsi="Arial" w:cs="Arial"/>
            <w:color w:val="000000" w:themeColor="text1"/>
            <w:spacing w:val="-2"/>
            <w:sz w:val="30"/>
            <w:szCs w:val="30"/>
          </w:rPr>
          <w:delText>t</w:delText>
        </w:r>
      </w:del>
      <w:r>
        <w:rPr>
          <w:rFonts w:ascii="Arial" w:hAnsi="Arial" w:cs="Arial"/>
          <w:color w:val="000000" w:themeColor="text1"/>
          <w:spacing w:val="-2"/>
          <w:sz w:val="30"/>
          <w:szCs w:val="30"/>
        </w:rPr>
        <w:t xml:space="preserve">otal do </w:t>
      </w:r>
      <w:ins w:id="474" w:author="Luiz Fernando Moura" w:date="2015-03-11T09:17:00Z">
        <w:r w:rsidR="00984EF4">
          <w:rPr>
            <w:rFonts w:ascii="Arial" w:hAnsi="Arial" w:cs="Arial"/>
            <w:color w:val="000000" w:themeColor="text1"/>
            <w:spacing w:val="-2"/>
            <w:sz w:val="30"/>
            <w:szCs w:val="30"/>
          </w:rPr>
          <w:t>N</w:t>
        </w:r>
      </w:ins>
      <w:del w:id="475" w:author="Luiz Fernando Moura" w:date="2015-03-11T09:17:00Z">
        <w:r w:rsidDel="00984EF4">
          <w:rPr>
            <w:rFonts w:ascii="Arial" w:hAnsi="Arial" w:cs="Arial"/>
            <w:color w:val="000000" w:themeColor="text1"/>
            <w:spacing w:val="-2"/>
            <w:sz w:val="30"/>
            <w:szCs w:val="30"/>
          </w:rPr>
          <w:delText>n</w:delText>
        </w:r>
      </w:del>
      <w:r>
        <w:rPr>
          <w:rFonts w:ascii="Arial" w:hAnsi="Arial" w:cs="Arial"/>
          <w:color w:val="000000" w:themeColor="text1"/>
          <w:spacing w:val="-2"/>
          <w:sz w:val="30"/>
          <w:szCs w:val="30"/>
        </w:rPr>
        <w:t>egócio deve incluir o valor da comissão, que não deve representar um acréscimo em relação ao valor ofertado.</w:t>
      </w:r>
    </w:p>
    <w:p w14:paraId="5E92A3E4" w14:textId="77777777" w:rsidR="00774DC6" w:rsidRDefault="00774DC6" w:rsidP="00FA6585">
      <w:pPr>
        <w:pStyle w:val="PargrafodaLista"/>
        <w:spacing w:after="240" w:line="276" w:lineRule="auto"/>
        <w:ind w:left="-284"/>
        <w:jc w:val="both"/>
        <w:rPr>
          <w:rFonts w:ascii="Arial" w:hAnsi="Arial" w:cs="Arial"/>
          <w:b/>
          <w:color w:val="000000" w:themeColor="text1"/>
          <w:spacing w:val="-2"/>
          <w:sz w:val="30"/>
          <w:szCs w:val="30"/>
        </w:rPr>
      </w:pPr>
    </w:p>
    <w:p w14:paraId="3AA63A3F" w14:textId="77777777" w:rsidR="005A1FA6" w:rsidRPr="00FA6585" w:rsidRDefault="005A1FA6" w:rsidP="00FA6585">
      <w:pPr>
        <w:pStyle w:val="PargrafodaLista"/>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14:paraId="16154341" w14:textId="77777777" w:rsidR="005A1FA6" w:rsidRPr="00FA6585" w:rsidRDefault="005A1FA6" w:rsidP="00FA6585">
      <w:pPr>
        <w:pStyle w:val="PargrafodaLista"/>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w:t>
      </w:r>
    </w:p>
    <w:p w14:paraId="48C1C936" w14:textId="77777777" w:rsidR="002646C3" w:rsidRPr="00FA6585" w:rsidRDefault="005A1FA6" w:rsidP="00FA6585">
      <w:pPr>
        <w:pStyle w:val="PargrafodaLista"/>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w:t>
      </w:r>
      <w:ins w:id="476" w:author="Fabio B" w:date="2015-03-10T12:19:00Z">
        <w:r w:rsidR="00D030AF">
          <w:rPr>
            <w:rFonts w:ascii="Arial" w:hAnsi="Arial" w:cs="Arial"/>
            <w:spacing w:val="-2"/>
            <w:sz w:val="30"/>
            <w:szCs w:val="30"/>
          </w:rPr>
          <w:t>Neste caso</w:t>
        </w:r>
      </w:ins>
      <w:del w:id="477" w:author="Fabio B" w:date="2015-03-10T12:19:00Z">
        <w:r w:rsidRPr="00FA6585" w:rsidDel="00D030AF">
          <w:rPr>
            <w:rFonts w:ascii="Arial" w:hAnsi="Arial" w:cs="Arial"/>
            <w:spacing w:val="-2"/>
            <w:sz w:val="30"/>
            <w:szCs w:val="30"/>
          </w:rPr>
          <w:delText>Deve con</w:delText>
        </w:r>
      </w:del>
      <w:ins w:id="478" w:author="Fabio B" w:date="2015-03-10T12:19:00Z">
        <w:r w:rsidR="00D030AF">
          <w:rPr>
            <w:rFonts w:ascii="Arial" w:hAnsi="Arial" w:cs="Arial"/>
            <w:spacing w:val="-2"/>
            <w:sz w:val="30"/>
            <w:szCs w:val="30"/>
          </w:rPr>
          <w:t xml:space="preserve"> deve con</w:t>
        </w:r>
      </w:ins>
      <w:r w:rsidRPr="00FA6585">
        <w:rPr>
          <w:rFonts w:ascii="Arial" w:hAnsi="Arial" w:cs="Arial"/>
          <w:spacing w:val="-2"/>
          <w:sz w:val="30"/>
          <w:szCs w:val="30"/>
        </w:rPr>
        <w:t>star</w:t>
      </w:r>
      <w:del w:id="479" w:author="Fabio B" w:date="2015-03-10T12:19:00Z">
        <w:r w:rsidRPr="00FA6585" w:rsidDel="00D030AF">
          <w:rPr>
            <w:rFonts w:ascii="Arial" w:hAnsi="Arial" w:cs="Arial"/>
            <w:spacing w:val="-2"/>
            <w:sz w:val="30"/>
            <w:szCs w:val="30"/>
          </w:rPr>
          <w:delText>,</w:delText>
        </w:r>
      </w:del>
      <w:r w:rsidRPr="00FA6585">
        <w:rPr>
          <w:rFonts w:ascii="Arial" w:hAnsi="Arial" w:cs="Arial"/>
          <w:spacing w:val="-2"/>
          <w:sz w:val="30"/>
          <w:szCs w:val="30"/>
        </w:rPr>
        <w:t xml:space="preserve"> </w:t>
      </w:r>
      <w:del w:id="480" w:author="Fabio B" w:date="2015-03-10T12:19:00Z">
        <w:r w:rsidRPr="00FA6585" w:rsidDel="00D030AF">
          <w:rPr>
            <w:rFonts w:ascii="Arial" w:hAnsi="Arial" w:cs="Arial"/>
            <w:spacing w:val="-2"/>
            <w:sz w:val="30"/>
            <w:szCs w:val="30"/>
          </w:rPr>
          <w:delText xml:space="preserve">ainda, </w:delText>
        </w:r>
      </w:del>
      <w:r w:rsidRPr="00FA6585">
        <w:rPr>
          <w:rFonts w:ascii="Arial" w:hAnsi="Arial" w:cs="Arial"/>
          <w:spacing w:val="-2"/>
          <w:sz w:val="30"/>
          <w:szCs w:val="30"/>
        </w:rPr>
        <w:t>no Compromisso de Venda e Compra, uma cláusula atribuindo ao comprador a responsabilidade pelo pagamento da comissão, quando esse pagamento for feito diretamente pelo adquirente.</w:t>
      </w:r>
    </w:p>
    <w:p w14:paraId="4D510A16" w14:textId="77777777" w:rsidR="00774DC6" w:rsidRDefault="00774DC6" w:rsidP="00FA6585">
      <w:pPr>
        <w:pStyle w:val="PargrafodaLista"/>
        <w:spacing w:after="240" w:line="440" w:lineRule="exact"/>
        <w:ind w:left="-284"/>
        <w:jc w:val="both"/>
        <w:rPr>
          <w:rFonts w:ascii="Arial" w:hAnsi="Arial" w:cs="Arial"/>
          <w:b/>
          <w:spacing w:val="-2"/>
          <w:sz w:val="30"/>
          <w:szCs w:val="30"/>
        </w:rPr>
      </w:pPr>
    </w:p>
    <w:p w14:paraId="38FCD64B"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Quando a comissão de corretagem é devida?</w:t>
      </w:r>
    </w:p>
    <w:p w14:paraId="56B5CF17"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comissão da intermediação deve ser paga ao corretor quando esse conseguir a realiza</w:t>
      </w:r>
      <w:ins w:id="481" w:author="Fabio B" w:date="2015-03-10T10:23:00Z">
        <w:r w:rsidR="00F119B6">
          <w:rPr>
            <w:rFonts w:ascii="Arial" w:hAnsi="Arial" w:cs="Arial"/>
            <w:color w:val="000000" w:themeColor="text1"/>
            <w:spacing w:val="-2"/>
            <w:sz w:val="30"/>
            <w:szCs w:val="30"/>
          </w:rPr>
          <w:t>r</w:t>
        </w:r>
      </w:ins>
      <w:del w:id="482" w:author="Fabio B" w:date="2015-03-10T10:23:00Z">
        <w:r w:rsidRPr="00FA6585" w:rsidDel="00F119B6">
          <w:rPr>
            <w:rFonts w:ascii="Arial" w:hAnsi="Arial" w:cs="Arial"/>
            <w:color w:val="000000" w:themeColor="text1"/>
            <w:spacing w:val="-2"/>
            <w:sz w:val="30"/>
            <w:szCs w:val="30"/>
          </w:rPr>
          <w:delText>ção</w:delText>
        </w:r>
      </w:del>
      <w:r w:rsidRPr="00FA6585">
        <w:rPr>
          <w:rFonts w:ascii="Arial" w:hAnsi="Arial" w:cs="Arial"/>
          <w:color w:val="000000" w:themeColor="text1"/>
          <w:spacing w:val="-2"/>
          <w:sz w:val="30"/>
          <w:szCs w:val="30"/>
        </w:rPr>
        <w:t xml:space="preserve"> </w:t>
      </w:r>
      <w:del w:id="483" w:author="Fabio B" w:date="2015-03-10T10:23:00Z">
        <w:r w:rsidRPr="00FA6585" w:rsidDel="00F119B6">
          <w:rPr>
            <w:rFonts w:ascii="Arial" w:hAnsi="Arial" w:cs="Arial"/>
            <w:color w:val="000000" w:themeColor="text1"/>
            <w:spacing w:val="-2"/>
            <w:sz w:val="30"/>
            <w:szCs w:val="30"/>
          </w:rPr>
          <w:delText>d</w:delText>
        </w:r>
      </w:del>
      <w:r w:rsidRPr="00FA6585">
        <w:rPr>
          <w:rFonts w:ascii="Arial" w:hAnsi="Arial" w:cs="Arial"/>
          <w:color w:val="000000" w:themeColor="text1"/>
          <w:spacing w:val="-2"/>
          <w:sz w:val="30"/>
          <w:szCs w:val="30"/>
        </w:rPr>
        <w:t>o negócio, mesmo que este seja posteriormente desfeito por arrependimento entre as partes (artigo 725 do Código Civil). A comissão não é paga se o negócio não for concluído, nos termos do artigo 726 do Código Civil.</w:t>
      </w:r>
    </w:p>
    <w:p w14:paraId="17D68903" w14:textId="77777777" w:rsidR="00774DC6" w:rsidRDefault="00774DC6" w:rsidP="00FA6585">
      <w:pPr>
        <w:spacing w:after="240" w:line="276" w:lineRule="auto"/>
        <w:ind w:left="-284"/>
        <w:jc w:val="both"/>
        <w:rPr>
          <w:rFonts w:ascii="Arial" w:hAnsi="Arial" w:cs="Arial"/>
          <w:b/>
          <w:color w:val="000000" w:themeColor="text1"/>
          <w:spacing w:val="-2"/>
          <w:sz w:val="30"/>
          <w:szCs w:val="30"/>
        </w:rPr>
      </w:pPr>
    </w:p>
    <w:p w14:paraId="1C5301E6"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14:paraId="377C84CF"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14:paraId="3EFFD224" w14:textId="77777777" w:rsidR="00774DC6" w:rsidRDefault="00774DC6" w:rsidP="00FA6585">
      <w:pPr>
        <w:pStyle w:val="PargrafodaLista"/>
        <w:spacing w:after="240" w:line="440" w:lineRule="exact"/>
        <w:ind w:left="-284"/>
        <w:jc w:val="both"/>
        <w:rPr>
          <w:rFonts w:ascii="Arial" w:hAnsi="Arial" w:cs="Arial"/>
          <w:b/>
          <w:spacing w:val="-2"/>
          <w:sz w:val="30"/>
          <w:szCs w:val="30"/>
        </w:rPr>
      </w:pPr>
    </w:p>
    <w:p w14:paraId="772D79DB"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14:paraId="26A8AB0A"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autônomos), sendo que o saldo do preço será pago ao incorporador. </w:t>
      </w:r>
    </w:p>
    <w:p w14:paraId="2FB66870"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14:paraId="03D1674F" w14:textId="77777777"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14:paraId="1374F447"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14:paraId="08CC1293"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 xml:space="preserve">Valor da comissão = R$ </w:t>
      </w:r>
      <w:r w:rsidR="00E04752">
        <w:rPr>
          <w:rFonts w:ascii="Arial" w:hAnsi="Arial" w:cs="Arial"/>
          <w:spacing w:val="-2"/>
          <w:sz w:val="30"/>
          <w:szCs w:val="30"/>
        </w:rPr>
        <w:t>8</w:t>
      </w:r>
      <w:r w:rsidRPr="00FA6585">
        <w:rPr>
          <w:rFonts w:ascii="Arial" w:hAnsi="Arial" w:cs="Arial"/>
          <w:spacing w:val="-2"/>
          <w:sz w:val="30"/>
          <w:szCs w:val="30"/>
        </w:rPr>
        <w:t>.</w:t>
      </w:r>
      <w:r w:rsidR="00E04752">
        <w:rPr>
          <w:rFonts w:ascii="Arial" w:hAnsi="Arial" w:cs="Arial"/>
          <w:spacing w:val="-2"/>
          <w:sz w:val="30"/>
          <w:szCs w:val="30"/>
        </w:rPr>
        <w:t>0</w:t>
      </w:r>
      <w:r w:rsidR="00DB6B7B">
        <w:rPr>
          <w:rFonts w:ascii="Arial" w:hAnsi="Arial" w:cs="Arial"/>
          <w:spacing w:val="-2"/>
          <w:sz w:val="30"/>
          <w:szCs w:val="30"/>
        </w:rPr>
        <w:t>00,00. Foi considera</w:t>
      </w:r>
      <w:r w:rsidRPr="00FA6585">
        <w:rPr>
          <w:rFonts w:ascii="Arial" w:hAnsi="Arial" w:cs="Arial"/>
          <w:spacing w:val="-2"/>
          <w:sz w:val="30"/>
          <w:szCs w:val="30"/>
        </w:rPr>
        <w:t xml:space="preserve">do um valor de comissão de </w:t>
      </w:r>
      <w:r w:rsidR="00E04752">
        <w:rPr>
          <w:rFonts w:ascii="Arial" w:hAnsi="Arial" w:cs="Arial"/>
          <w:spacing w:val="-2"/>
          <w:sz w:val="30"/>
          <w:szCs w:val="30"/>
        </w:rPr>
        <w:t>4,0</w:t>
      </w:r>
      <w:r w:rsidRPr="00FA6585">
        <w:rPr>
          <w:rFonts w:ascii="Arial" w:hAnsi="Arial" w:cs="Arial"/>
          <w:spacing w:val="-2"/>
          <w:sz w:val="30"/>
          <w:szCs w:val="30"/>
        </w:rPr>
        <w:t>% do valor total do negócio imobil</w:t>
      </w:r>
      <w:r w:rsidR="00DB6B7B">
        <w:rPr>
          <w:rFonts w:ascii="Arial" w:hAnsi="Arial" w:cs="Arial"/>
          <w:spacing w:val="-2"/>
          <w:sz w:val="30"/>
          <w:szCs w:val="30"/>
        </w:rPr>
        <w:t xml:space="preserve">iário. Neste caso, este valor é </w:t>
      </w:r>
      <w:r w:rsidRPr="00FA6585">
        <w:rPr>
          <w:rFonts w:ascii="Arial" w:hAnsi="Arial" w:cs="Arial"/>
          <w:spacing w:val="-2"/>
          <w:sz w:val="30"/>
          <w:szCs w:val="30"/>
        </w:rPr>
        <w:t>pago pelo Comprador diretamente aos intermediadores</w:t>
      </w:r>
      <w:r w:rsidR="00DB6B7B">
        <w:rPr>
          <w:rFonts w:ascii="Arial" w:hAnsi="Arial" w:cs="Arial"/>
          <w:spacing w:val="-2"/>
          <w:sz w:val="30"/>
          <w:szCs w:val="30"/>
        </w:rPr>
        <w:t>. Normalmente este montante é dividido entre os profissionais da equipe de vendas (corretor, gerente de vendas, diretor)</w:t>
      </w:r>
    </w:p>
    <w:p w14:paraId="17F14F85"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w:t>
      </w:r>
      <w:r w:rsidR="00E04752">
        <w:rPr>
          <w:rFonts w:ascii="Arial" w:hAnsi="Arial" w:cs="Arial"/>
          <w:spacing w:val="-2"/>
          <w:sz w:val="30"/>
          <w:szCs w:val="30"/>
        </w:rPr>
        <w:t xml:space="preserve"> devido ao Incorporador = R$ 192.0</w:t>
      </w:r>
      <w:r w:rsidRPr="00FA6585">
        <w:rPr>
          <w:rFonts w:ascii="Arial" w:hAnsi="Arial" w:cs="Arial"/>
          <w:spacing w:val="-2"/>
          <w:sz w:val="30"/>
          <w:szCs w:val="30"/>
        </w:rPr>
        <w:t>00,00</w:t>
      </w:r>
    </w:p>
    <w:p w14:paraId="1F846B0C" w14:textId="77777777" w:rsidR="00774DC6" w:rsidRDefault="00774DC6" w:rsidP="00FA6585">
      <w:pPr>
        <w:pStyle w:val="PargrafodaLista"/>
        <w:spacing w:after="240" w:line="440" w:lineRule="exact"/>
        <w:ind w:left="-284"/>
        <w:jc w:val="both"/>
        <w:rPr>
          <w:rFonts w:ascii="Arial" w:hAnsi="Arial" w:cs="Arial"/>
          <w:b/>
          <w:spacing w:val="-2"/>
          <w:sz w:val="30"/>
          <w:szCs w:val="30"/>
        </w:rPr>
      </w:pPr>
    </w:p>
    <w:p w14:paraId="360B7B02"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Não Apartada?</w:t>
      </w:r>
    </w:p>
    <w:p w14:paraId="717AD8C9"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No modelo de Corretagem Não Apartada, o percentual do Valor Total do Negócio Imobiliário destinado ao pagamento das 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14:paraId="10DB87CA" w14:textId="77777777" w:rsidR="00F919A0"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w:t>
      </w:r>
      <w:r w:rsidR="00265D7D">
        <w:rPr>
          <w:rFonts w:ascii="Arial" w:hAnsi="Arial" w:cs="Arial"/>
          <w:spacing w:val="-2"/>
          <w:sz w:val="30"/>
          <w:szCs w:val="30"/>
        </w:rPr>
        <w:t xml:space="preserve"> </w:t>
      </w:r>
      <w:r w:rsidRPr="00FA6585">
        <w:rPr>
          <w:rFonts w:ascii="Arial" w:hAnsi="Arial" w:cs="Arial"/>
          <w:spacing w:val="-2"/>
          <w:sz w:val="30"/>
          <w:szCs w:val="30"/>
        </w:rPr>
        <w:t>200.000,00 (duzentos mil reai</w:t>
      </w:r>
      <w:r w:rsidR="00DB6B7B">
        <w:rPr>
          <w:rFonts w:ascii="Arial" w:hAnsi="Arial" w:cs="Arial"/>
          <w:spacing w:val="-2"/>
          <w:sz w:val="30"/>
          <w:szCs w:val="30"/>
        </w:rPr>
        <w:t>s) e a Incorporadora repassa R$</w:t>
      </w:r>
      <w:r w:rsidR="00265D7D">
        <w:rPr>
          <w:rFonts w:ascii="Arial" w:hAnsi="Arial" w:cs="Arial"/>
          <w:spacing w:val="-2"/>
          <w:sz w:val="30"/>
          <w:szCs w:val="30"/>
        </w:rPr>
        <w:t xml:space="preserve"> </w:t>
      </w:r>
      <w:r w:rsidR="00DB6B7B">
        <w:rPr>
          <w:rFonts w:ascii="Arial" w:hAnsi="Arial" w:cs="Arial"/>
          <w:spacing w:val="-2"/>
          <w:sz w:val="30"/>
          <w:szCs w:val="30"/>
        </w:rPr>
        <w:t>8.0</w:t>
      </w:r>
      <w:r w:rsidRPr="00FA6585">
        <w:rPr>
          <w:rFonts w:ascii="Arial" w:hAnsi="Arial" w:cs="Arial"/>
          <w:spacing w:val="-2"/>
          <w:sz w:val="30"/>
          <w:szCs w:val="30"/>
        </w:rPr>
        <w:t>00,00 para os intermediadores.</w:t>
      </w:r>
    </w:p>
    <w:p w14:paraId="50F51218" w14:textId="77777777" w:rsidR="00880D6D" w:rsidRPr="00FA6585" w:rsidRDefault="00880D6D" w:rsidP="00FA6585">
      <w:pPr>
        <w:spacing w:after="240" w:line="276" w:lineRule="auto"/>
        <w:ind w:left="-284"/>
        <w:jc w:val="both"/>
        <w:rPr>
          <w:rFonts w:ascii="Arial" w:hAnsi="Arial" w:cs="Arial"/>
          <w:spacing w:val="-2"/>
          <w:sz w:val="30"/>
          <w:szCs w:val="30"/>
        </w:rPr>
      </w:pPr>
    </w:p>
    <w:p w14:paraId="64C40805" w14:textId="77777777" w:rsidR="00774DC6" w:rsidRDefault="00774DC6">
      <w:pPr>
        <w:spacing w:after="200" w:line="276" w:lineRule="auto"/>
        <w:rPr>
          <w:rFonts w:ascii="Arial" w:hAnsi="Arial" w:cs="Arial"/>
          <w:b/>
          <w:color w:val="000000"/>
          <w:sz w:val="30"/>
          <w:szCs w:val="30"/>
        </w:rPr>
      </w:pPr>
      <w:r>
        <w:rPr>
          <w:rFonts w:ascii="Arial" w:hAnsi="Arial" w:cs="Arial"/>
          <w:b/>
          <w:color w:val="000000"/>
          <w:sz w:val="30"/>
          <w:szCs w:val="30"/>
        </w:rPr>
        <w:br w:type="page"/>
      </w:r>
    </w:p>
    <w:p w14:paraId="4F7497D5" w14:textId="77777777"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w:t>
      </w:r>
      <w:del w:id="484" w:author="André" w:date="2015-03-09T12:14:00Z">
        <w:r w:rsidR="000F6AC8" w:rsidDel="00AE61AA">
          <w:rPr>
            <w:rFonts w:ascii="Arial" w:hAnsi="Arial" w:cs="Arial"/>
            <w:b/>
            <w:color w:val="000000"/>
            <w:sz w:val="30"/>
            <w:szCs w:val="30"/>
          </w:rPr>
          <w:delText>Modalidades</w:delText>
        </w:r>
      </w:del>
      <w:ins w:id="485" w:author="André" w:date="2015-03-09T12:14:00Z">
        <w:r w:rsidR="00AE61AA">
          <w:rPr>
            <w:rFonts w:ascii="Arial" w:hAnsi="Arial" w:cs="Arial"/>
            <w:b/>
            <w:color w:val="000000"/>
            <w:sz w:val="30"/>
            <w:szCs w:val="30"/>
          </w:rPr>
          <w:t>Formas</w:t>
        </w:r>
      </w:ins>
      <w:r w:rsidR="00D8646D" w:rsidRPr="00FA6585">
        <w:rPr>
          <w:rFonts w:ascii="Arial" w:hAnsi="Arial" w:cs="Arial"/>
          <w:b/>
          <w:color w:val="000000"/>
          <w:sz w:val="30"/>
          <w:szCs w:val="30"/>
        </w:rPr>
        <w:t xml:space="preserve"> </w:t>
      </w:r>
      <w:r w:rsidRPr="00FA6585">
        <w:rPr>
          <w:rFonts w:ascii="Arial" w:hAnsi="Arial" w:cs="Arial"/>
          <w:b/>
          <w:color w:val="000000"/>
          <w:sz w:val="30"/>
          <w:szCs w:val="30"/>
        </w:rPr>
        <w:t>de Financiamento</w:t>
      </w:r>
    </w:p>
    <w:p w14:paraId="46F1B56C" w14:textId="77777777" w:rsidR="00D91EF0" w:rsidRPr="00FA6585" w:rsidRDefault="00D91EF0" w:rsidP="00FA6585">
      <w:pPr>
        <w:autoSpaceDE w:val="0"/>
        <w:autoSpaceDN w:val="0"/>
        <w:adjustRightInd w:val="0"/>
        <w:spacing w:after="0" w:line="240" w:lineRule="auto"/>
        <w:ind w:left="-284"/>
        <w:jc w:val="both"/>
        <w:rPr>
          <w:rFonts w:ascii="Arial" w:hAnsi="Arial" w:cs="Arial"/>
          <w:b/>
          <w:color w:val="000000"/>
          <w:sz w:val="30"/>
          <w:szCs w:val="30"/>
        </w:rPr>
      </w:pPr>
    </w:p>
    <w:p w14:paraId="41C9D16B" w14:textId="77777777"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D91EF0">
        <w:rPr>
          <w:rFonts w:ascii="Arial" w:hAnsi="Arial" w:cs="Arial"/>
          <w:b/>
          <w:sz w:val="30"/>
          <w:szCs w:val="30"/>
        </w:rPr>
        <w:t>Financiamento para Construção</w:t>
      </w:r>
    </w:p>
    <w:p w14:paraId="7673BFE6"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ciclo de negócios se inicia na prospecção e aquisição do terreno pela incorporadora. Após a aquisição do terreno, a empresa desenvolve: estudo do produto, aprovação do projeto de construção na prefe</w:t>
      </w:r>
      <w:r w:rsidR="00897CE1">
        <w:rPr>
          <w:rFonts w:ascii="Arial" w:hAnsi="Arial" w:cs="Arial"/>
          <w:bCs/>
          <w:color w:val="000000" w:themeColor="text1"/>
          <w:sz w:val="30"/>
          <w:szCs w:val="30"/>
        </w:rPr>
        <w:t>itura do município</w:t>
      </w:r>
      <w:r w:rsidR="008541D5">
        <w:rPr>
          <w:rFonts w:ascii="Arial" w:hAnsi="Arial" w:cs="Arial"/>
          <w:bCs/>
          <w:color w:val="000000" w:themeColor="text1"/>
          <w:sz w:val="30"/>
          <w:szCs w:val="30"/>
        </w:rPr>
        <w:t xml:space="preserve"> (e estado, quando for o caso)</w:t>
      </w:r>
      <w:r w:rsidR="00897CE1">
        <w:rPr>
          <w:rFonts w:ascii="Arial" w:hAnsi="Arial" w:cs="Arial"/>
          <w:bCs/>
          <w:color w:val="000000" w:themeColor="text1"/>
          <w:sz w:val="30"/>
          <w:szCs w:val="30"/>
        </w:rPr>
        <w:t xml:space="preserve"> e reúne</w:t>
      </w:r>
      <w:r w:rsidRPr="003F2410">
        <w:rPr>
          <w:rFonts w:ascii="Arial" w:hAnsi="Arial" w:cs="Arial"/>
          <w:bCs/>
          <w:color w:val="000000" w:themeColor="text1"/>
          <w:sz w:val="30"/>
          <w:szCs w:val="30"/>
        </w:rPr>
        <w:t xml:space="preserve"> os documentos necessários para o </w:t>
      </w:r>
      <w:ins w:id="486" w:author="Luiz Fernando Moura" w:date="2015-03-11T09:19:00Z">
        <w:r w:rsidR="00984EF4">
          <w:rPr>
            <w:rFonts w:ascii="Arial" w:hAnsi="Arial" w:cs="Arial"/>
            <w:bCs/>
            <w:color w:val="000000" w:themeColor="text1"/>
            <w:sz w:val="30"/>
            <w:szCs w:val="30"/>
          </w:rPr>
          <w:t>M</w:t>
        </w:r>
      </w:ins>
      <w:del w:id="487" w:author="Luiz Fernando Moura" w:date="2015-03-11T09:19:00Z">
        <w:r w:rsidRPr="003F2410" w:rsidDel="00984EF4">
          <w:rPr>
            <w:rFonts w:ascii="Arial" w:hAnsi="Arial" w:cs="Arial"/>
            <w:bCs/>
            <w:color w:val="000000" w:themeColor="text1"/>
            <w:sz w:val="30"/>
            <w:szCs w:val="30"/>
          </w:rPr>
          <w:delText>m</w:delText>
        </w:r>
      </w:del>
      <w:r w:rsidRPr="003F2410">
        <w:rPr>
          <w:rFonts w:ascii="Arial" w:hAnsi="Arial" w:cs="Arial"/>
          <w:bCs/>
          <w:color w:val="000000" w:themeColor="text1"/>
          <w:sz w:val="30"/>
          <w:szCs w:val="30"/>
        </w:rPr>
        <w:t xml:space="preserve">emorial de </w:t>
      </w:r>
      <w:ins w:id="488" w:author="Luiz Fernando Moura" w:date="2015-03-11T09:19:00Z">
        <w:r w:rsidR="00984EF4">
          <w:rPr>
            <w:rFonts w:ascii="Arial" w:hAnsi="Arial" w:cs="Arial"/>
            <w:bCs/>
            <w:color w:val="000000" w:themeColor="text1"/>
            <w:sz w:val="30"/>
            <w:szCs w:val="30"/>
          </w:rPr>
          <w:t>I</w:t>
        </w:r>
      </w:ins>
      <w:del w:id="489" w:author="Luiz Fernando Moura" w:date="2015-03-11T09:19:00Z">
        <w:r w:rsidRPr="003F2410" w:rsidDel="00984EF4">
          <w:rPr>
            <w:rFonts w:ascii="Arial" w:hAnsi="Arial" w:cs="Arial"/>
            <w:bCs/>
            <w:color w:val="000000" w:themeColor="text1"/>
            <w:sz w:val="30"/>
            <w:szCs w:val="30"/>
          </w:rPr>
          <w:delText>i</w:delText>
        </w:r>
      </w:del>
      <w:r w:rsidRPr="003F2410">
        <w:rPr>
          <w:rFonts w:ascii="Arial" w:hAnsi="Arial" w:cs="Arial"/>
          <w:bCs/>
          <w:color w:val="000000" w:themeColor="text1"/>
          <w:sz w:val="30"/>
          <w:szCs w:val="30"/>
        </w:rPr>
        <w:t>ncorporação no Registro de Imóveis competente.</w:t>
      </w:r>
      <w:ins w:id="490" w:author="Fabio B" w:date="2015-03-10T12:24:00Z">
        <w:r w:rsidR="00233630">
          <w:rPr>
            <w:rFonts w:ascii="Arial" w:hAnsi="Arial" w:cs="Arial"/>
            <w:bCs/>
            <w:color w:val="000000" w:themeColor="text1"/>
            <w:sz w:val="30"/>
            <w:szCs w:val="30"/>
          </w:rPr>
          <w:t xml:space="preserve"> </w:t>
        </w:r>
      </w:ins>
      <w:del w:id="491" w:author="Fabio B" w:date="2015-03-10T12:23:00Z">
        <w:r w:rsidRPr="003F2410" w:rsidDel="00233630">
          <w:rPr>
            <w:rFonts w:ascii="Arial" w:hAnsi="Arial" w:cs="Arial"/>
            <w:bCs/>
            <w:color w:val="000000" w:themeColor="text1"/>
            <w:sz w:val="30"/>
            <w:szCs w:val="30"/>
          </w:rPr>
          <w:delText xml:space="preserve"> </w:delText>
        </w:r>
      </w:del>
      <w:r w:rsidRPr="003F2410">
        <w:rPr>
          <w:rFonts w:ascii="Arial" w:hAnsi="Arial" w:cs="Arial"/>
          <w:bCs/>
          <w:color w:val="000000" w:themeColor="text1"/>
          <w:sz w:val="30"/>
          <w:szCs w:val="30"/>
        </w:rPr>
        <w:t>Quando necessário contrata um financiamento para pro</w:t>
      </w:r>
      <w:r w:rsidR="00897CE1">
        <w:rPr>
          <w:rFonts w:ascii="Arial" w:hAnsi="Arial" w:cs="Arial"/>
          <w:bCs/>
          <w:color w:val="000000" w:themeColor="text1"/>
          <w:sz w:val="30"/>
          <w:szCs w:val="30"/>
        </w:rPr>
        <w:t xml:space="preserve">dução do empreendimento junto a </w:t>
      </w:r>
      <w:r w:rsidRPr="003F2410">
        <w:rPr>
          <w:rFonts w:ascii="Arial" w:hAnsi="Arial" w:cs="Arial"/>
          <w:bCs/>
          <w:color w:val="000000" w:themeColor="text1"/>
          <w:sz w:val="30"/>
          <w:szCs w:val="30"/>
        </w:rPr>
        <w:t xml:space="preserve">agentes financeiros públicos </w:t>
      </w:r>
      <w:ins w:id="492" w:author="Luiz Fernando Moura" w:date="2015-03-11T09:19:00Z">
        <w:r w:rsidR="00984EF4">
          <w:rPr>
            <w:rFonts w:ascii="Arial" w:hAnsi="Arial" w:cs="Arial"/>
            <w:bCs/>
            <w:color w:val="000000" w:themeColor="text1"/>
            <w:sz w:val="30"/>
            <w:szCs w:val="30"/>
          </w:rPr>
          <w:t>ou</w:t>
        </w:r>
      </w:ins>
      <w:del w:id="493" w:author="Luiz Fernando Moura" w:date="2015-03-11T09:19:00Z">
        <w:r w:rsidRPr="003F2410" w:rsidDel="00984EF4">
          <w:rPr>
            <w:rFonts w:ascii="Arial" w:hAnsi="Arial" w:cs="Arial"/>
            <w:bCs/>
            <w:color w:val="000000" w:themeColor="text1"/>
            <w:sz w:val="30"/>
            <w:szCs w:val="30"/>
          </w:rPr>
          <w:delText>e</w:delText>
        </w:r>
      </w:del>
      <w:r w:rsidRPr="003F2410">
        <w:rPr>
          <w:rFonts w:ascii="Arial" w:hAnsi="Arial" w:cs="Arial"/>
          <w:bCs/>
          <w:color w:val="000000" w:themeColor="text1"/>
          <w:sz w:val="30"/>
          <w:szCs w:val="30"/>
        </w:rPr>
        <w:t xml:space="preserve"> privados, devidamente autorizados pelo Banco Central.</w:t>
      </w:r>
    </w:p>
    <w:p w14:paraId="5195C613" w14:textId="77777777" w:rsidR="00656271" w:rsidRPr="003F2410" w:rsidDel="00233630" w:rsidRDefault="00656271" w:rsidP="003F2410">
      <w:pPr>
        <w:spacing w:line="256" w:lineRule="auto"/>
        <w:ind w:left="720"/>
        <w:jc w:val="both"/>
        <w:rPr>
          <w:del w:id="494" w:author="Fabio B" w:date="2015-03-10T12:26:00Z"/>
          <w:rFonts w:ascii="Arial" w:hAnsi="Arial" w:cs="Arial"/>
          <w:bCs/>
          <w:color w:val="000000" w:themeColor="text1"/>
          <w:sz w:val="30"/>
          <w:szCs w:val="30"/>
        </w:rPr>
      </w:pPr>
      <w:del w:id="495" w:author="Fabio B" w:date="2015-03-10T12:26:00Z">
        <w:r w:rsidRPr="003F2410" w:rsidDel="00233630">
          <w:rPr>
            <w:rFonts w:ascii="Arial" w:hAnsi="Arial" w:cs="Arial"/>
            <w:bCs/>
            <w:color w:val="000000" w:themeColor="text1"/>
            <w:sz w:val="30"/>
            <w:szCs w:val="30"/>
          </w:rPr>
          <w:delText>O processo de financiamento para produção consiste na providência de todos os documentos referentes ao terreno, a incorporação imobiliária, ao projeto e da empresa incorporadora. Após a análise de toda a documentação e aprovação do financiamento, é habitual que os agentes financeiros exijam do empreendedor um porcentual de comercialização e de andamento da obra para iniciar a liberação dos recursos, que se dá mensalmente, conforme a evolução física da obra.</w:delText>
        </w:r>
      </w:del>
    </w:p>
    <w:p w14:paraId="79DCB9EA" w14:textId="77777777" w:rsidR="00656271" w:rsidRPr="003F2410" w:rsidDel="00984EF4" w:rsidRDefault="00656271" w:rsidP="003F2410">
      <w:pPr>
        <w:spacing w:line="256" w:lineRule="auto"/>
        <w:ind w:left="720"/>
        <w:jc w:val="both"/>
        <w:rPr>
          <w:del w:id="496" w:author="Luiz Fernando Moura" w:date="2015-03-11T09:21:00Z"/>
          <w:rFonts w:ascii="Arial" w:hAnsi="Arial" w:cs="Arial"/>
          <w:bCs/>
          <w:color w:val="000000" w:themeColor="text1"/>
          <w:sz w:val="30"/>
          <w:szCs w:val="30"/>
        </w:rPr>
      </w:pPr>
      <w:r w:rsidRPr="003F2410">
        <w:rPr>
          <w:rFonts w:ascii="Arial" w:hAnsi="Arial" w:cs="Arial"/>
          <w:bCs/>
          <w:color w:val="000000" w:themeColor="text1"/>
          <w:sz w:val="30"/>
          <w:szCs w:val="30"/>
        </w:rPr>
        <w:t>Os financiamentos à produção são garantidos pela hipoteca do terreno, pela obra que vai evoluindo e pela cessão de todos os direitos relativos às vendas realizadas.</w:t>
      </w:r>
      <w:del w:id="497" w:author="Fabio B" w:date="2015-03-10T12:27:00Z">
        <w:r w:rsidRPr="003F2410" w:rsidDel="00233630">
          <w:rPr>
            <w:rFonts w:ascii="Arial" w:hAnsi="Arial" w:cs="Arial"/>
            <w:bCs/>
            <w:color w:val="000000" w:themeColor="text1"/>
            <w:sz w:val="30"/>
            <w:szCs w:val="30"/>
          </w:rPr>
          <w:delText xml:space="preserve"> Mensalmente as empresas pagam aos agentes financeiros os encargos relativos à evolução de sua dívida.</w:delText>
        </w:r>
      </w:del>
      <w:r w:rsidRPr="003F2410">
        <w:rPr>
          <w:rFonts w:ascii="Arial" w:hAnsi="Arial" w:cs="Arial"/>
          <w:bCs/>
          <w:color w:val="000000" w:themeColor="text1"/>
          <w:sz w:val="30"/>
          <w:szCs w:val="30"/>
        </w:rPr>
        <w:t xml:space="preserve"> Ao final da obra, após o </w:t>
      </w:r>
      <w:r w:rsidR="00624903">
        <w:rPr>
          <w:rFonts w:ascii="Arial" w:hAnsi="Arial" w:cs="Arial"/>
          <w:bCs/>
          <w:color w:val="000000" w:themeColor="text1"/>
          <w:sz w:val="30"/>
          <w:szCs w:val="30"/>
        </w:rPr>
        <w:t>Habite-se</w:t>
      </w:r>
      <w:r w:rsidRPr="003F2410">
        <w:rPr>
          <w:rFonts w:ascii="Arial" w:hAnsi="Arial" w:cs="Arial"/>
          <w:bCs/>
          <w:color w:val="000000" w:themeColor="text1"/>
          <w:sz w:val="30"/>
          <w:szCs w:val="30"/>
        </w:rPr>
        <w:t xml:space="preserve"> concedido pela prefeitura, o saldo devedor da empresa junto ao agente financeiro passa a ser “repassado” aos compradores d</w:t>
      </w:r>
      <w:ins w:id="498" w:author="Luiz Fernando Moura" w:date="2015-03-11T09:21:00Z">
        <w:r w:rsidR="00984EF4">
          <w:rPr>
            <w:rFonts w:ascii="Arial" w:hAnsi="Arial" w:cs="Arial"/>
            <w:bCs/>
            <w:color w:val="000000" w:themeColor="text1"/>
            <w:sz w:val="30"/>
            <w:szCs w:val="30"/>
          </w:rPr>
          <w:t xml:space="preserve">as unidades do </w:t>
        </w:r>
      </w:ins>
      <w:del w:id="499" w:author="Luiz Fernando Moura" w:date="2015-03-11T09:21:00Z">
        <w:r w:rsidRPr="003F2410" w:rsidDel="00984EF4">
          <w:rPr>
            <w:rFonts w:ascii="Arial" w:hAnsi="Arial" w:cs="Arial"/>
            <w:bCs/>
            <w:color w:val="000000" w:themeColor="text1"/>
            <w:sz w:val="30"/>
            <w:szCs w:val="30"/>
          </w:rPr>
          <w:delText>o</w:delText>
        </w:r>
      </w:del>
      <w:r w:rsidRPr="003F2410">
        <w:rPr>
          <w:rFonts w:ascii="Arial" w:hAnsi="Arial" w:cs="Arial"/>
          <w:bCs/>
          <w:color w:val="000000" w:themeColor="text1"/>
          <w:sz w:val="30"/>
          <w:szCs w:val="30"/>
        </w:rPr>
        <w:t xml:space="preserve"> empreendimento através de financiamentos concedidos pelo agente financeiro</w:t>
      </w:r>
      <w:ins w:id="500" w:author="Luiz Fernando Moura" w:date="2015-03-11T09:21:00Z">
        <w:r w:rsidR="00984EF4">
          <w:rPr>
            <w:rFonts w:ascii="Arial" w:hAnsi="Arial" w:cs="Arial"/>
            <w:bCs/>
            <w:color w:val="000000" w:themeColor="text1"/>
            <w:sz w:val="30"/>
            <w:szCs w:val="30"/>
          </w:rPr>
          <w:t>.</w:t>
        </w:r>
      </w:ins>
      <w:r w:rsidRPr="003F2410">
        <w:rPr>
          <w:rFonts w:ascii="Arial" w:hAnsi="Arial" w:cs="Arial"/>
          <w:bCs/>
          <w:color w:val="000000" w:themeColor="text1"/>
          <w:sz w:val="30"/>
          <w:szCs w:val="30"/>
        </w:rPr>
        <w:t xml:space="preserve"> </w:t>
      </w:r>
      <w:del w:id="501" w:author="Luiz Fernando Moura" w:date="2015-03-11T09:20:00Z">
        <w:r w:rsidRPr="003F2410" w:rsidDel="00984EF4">
          <w:rPr>
            <w:rFonts w:ascii="Arial" w:hAnsi="Arial" w:cs="Arial"/>
            <w:bCs/>
            <w:color w:val="000000" w:themeColor="text1"/>
            <w:sz w:val="30"/>
            <w:szCs w:val="30"/>
          </w:rPr>
          <w:delText>à</w:delText>
        </w:r>
      </w:del>
      <w:del w:id="502" w:author="Luiz Fernando Moura" w:date="2015-03-11T09:21:00Z">
        <w:r w:rsidRPr="003F2410" w:rsidDel="00984EF4">
          <w:rPr>
            <w:rFonts w:ascii="Arial" w:hAnsi="Arial" w:cs="Arial"/>
            <w:bCs/>
            <w:color w:val="000000" w:themeColor="text1"/>
            <w:sz w:val="30"/>
            <w:szCs w:val="30"/>
          </w:rPr>
          <w:delText xml:space="preserve">s </w:delText>
        </w:r>
      </w:del>
      <w:del w:id="503" w:author="Luiz Fernando Moura" w:date="2015-03-11T09:20:00Z">
        <w:r w:rsidRPr="003F2410" w:rsidDel="00984EF4">
          <w:rPr>
            <w:rFonts w:ascii="Arial" w:hAnsi="Arial" w:cs="Arial"/>
            <w:bCs/>
            <w:color w:val="000000" w:themeColor="text1"/>
            <w:sz w:val="30"/>
            <w:szCs w:val="30"/>
          </w:rPr>
          <w:delText>pessoas físicas que</w:delText>
        </w:r>
      </w:del>
      <w:del w:id="504" w:author="Luiz Fernando Moura" w:date="2015-03-11T09:21:00Z">
        <w:r w:rsidRPr="003F2410" w:rsidDel="00984EF4">
          <w:rPr>
            <w:rFonts w:ascii="Arial" w:hAnsi="Arial" w:cs="Arial"/>
            <w:bCs/>
            <w:color w:val="000000" w:themeColor="text1"/>
            <w:sz w:val="30"/>
            <w:szCs w:val="30"/>
          </w:rPr>
          <w:delText xml:space="preserve"> adquir</w:delText>
        </w:r>
      </w:del>
      <w:del w:id="505" w:author="Luiz Fernando Moura" w:date="2015-03-11T09:20:00Z">
        <w:r w:rsidRPr="003F2410" w:rsidDel="00984EF4">
          <w:rPr>
            <w:rFonts w:ascii="Arial" w:hAnsi="Arial" w:cs="Arial"/>
            <w:bCs/>
            <w:color w:val="000000" w:themeColor="text1"/>
            <w:sz w:val="30"/>
            <w:szCs w:val="30"/>
          </w:rPr>
          <w:delText>iram</w:delText>
        </w:r>
      </w:del>
      <w:del w:id="506" w:author="Luiz Fernando Moura" w:date="2015-03-11T09:21:00Z">
        <w:r w:rsidRPr="003F2410" w:rsidDel="00984EF4">
          <w:rPr>
            <w:rFonts w:ascii="Arial" w:hAnsi="Arial" w:cs="Arial"/>
            <w:bCs/>
            <w:color w:val="000000" w:themeColor="text1"/>
            <w:sz w:val="30"/>
            <w:szCs w:val="30"/>
          </w:rPr>
          <w:delText xml:space="preserve"> o imóvel.</w:delText>
        </w:r>
      </w:del>
    </w:p>
    <w:p w14:paraId="23D53F3E" w14:textId="77777777" w:rsidR="00984EF4" w:rsidRDefault="00984EF4" w:rsidP="003F2410">
      <w:pPr>
        <w:spacing w:line="256" w:lineRule="auto"/>
        <w:ind w:left="720"/>
        <w:jc w:val="both"/>
        <w:rPr>
          <w:ins w:id="507" w:author="Luiz Fernando Moura" w:date="2015-03-11T09:21:00Z"/>
          <w:rFonts w:ascii="Arial" w:hAnsi="Arial" w:cs="Arial"/>
          <w:bCs/>
          <w:color w:val="000000" w:themeColor="text1"/>
          <w:sz w:val="30"/>
          <w:szCs w:val="30"/>
        </w:rPr>
      </w:pPr>
    </w:p>
    <w:p w14:paraId="46E80377" w14:textId="77777777" w:rsidR="008B3CF0"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A I</w:t>
      </w:r>
      <w:r w:rsidR="008B3CF0" w:rsidRPr="003F2410">
        <w:rPr>
          <w:rFonts w:ascii="Arial" w:hAnsi="Arial" w:cs="Arial"/>
          <w:bCs/>
          <w:color w:val="000000" w:themeColor="text1"/>
          <w:sz w:val="30"/>
          <w:szCs w:val="30"/>
        </w:rPr>
        <w:t>nstituição financeira acompanha a evolução das obras, só liberando os recurs</w:t>
      </w:r>
      <w:r w:rsidR="007C3F5E" w:rsidRPr="003F2410">
        <w:rPr>
          <w:rFonts w:ascii="Arial" w:hAnsi="Arial" w:cs="Arial"/>
          <w:bCs/>
          <w:color w:val="000000" w:themeColor="text1"/>
          <w:sz w:val="30"/>
          <w:szCs w:val="30"/>
        </w:rPr>
        <w:t>os para a construção mediante a</w:t>
      </w:r>
      <w:r w:rsidR="008B3CF0" w:rsidRPr="003F2410">
        <w:rPr>
          <w:rFonts w:ascii="Arial" w:hAnsi="Arial" w:cs="Arial"/>
          <w:bCs/>
          <w:color w:val="000000" w:themeColor="text1"/>
          <w:sz w:val="30"/>
          <w:szCs w:val="30"/>
        </w:rPr>
        <w:t xml:space="preserve"> </w:t>
      </w:r>
      <w:r w:rsidR="000F11BC" w:rsidRPr="003F2410">
        <w:rPr>
          <w:rFonts w:ascii="Arial" w:hAnsi="Arial" w:cs="Arial"/>
          <w:bCs/>
          <w:color w:val="000000" w:themeColor="text1"/>
          <w:sz w:val="30"/>
          <w:szCs w:val="30"/>
        </w:rPr>
        <w:t>medição das etapas</w:t>
      </w:r>
      <w:r w:rsidR="007C3F5E" w:rsidRPr="003F2410">
        <w:rPr>
          <w:rFonts w:ascii="Arial" w:hAnsi="Arial" w:cs="Arial"/>
          <w:bCs/>
          <w:color w:val="000000" w:themeColor="text1"/>
          <w:sz w:val="30"/>
          <w:szCs w:val="30"/>
        </w:rPr>
        <w:t xml:space="preserve"> executadas</w:t>
      </w:r>
      <w:r w:rsidR="008B3CF0" w:rsidRPr="003F2410">
        <w:rPr>
          <w:rFonts w:ascii="Arial" w:hAnsi="Arial" w:cs="Arial"/>
          <w:bCs/>
          <w:color w:val="000000" w:themeColor="text1"/>
          <w:sz w:val="30"/>
          <w:szCs w:val="30"/>
        </w:rPr>
        <w:t xml:space="preserve"> </w:t>
      </w:r>
      <w:r w:rsidR="007C3F5E" w:rsidRPr="003F2410">
        <w:rPr>
          <w:rFonts w:ascii="Arial" w:hAnsi="Arial" w:cs="Arial"/>
          <w:bCs/>
          <w:color w:val="000000" w:themeColor="text1"/>
          <w:sz w:val="30"/>
          <w:szCs w:val="30"/>
        </w:rPr>
        <w:t xml:space="preserve">conforme previsto </w:t>
      </w:r>
      <w:r w:rsidR="008B3CF0" w:rsidRPr="003F2410">
        <w:rPr>
          <w:rFonts w:ascii="Arial" w:hAnsi="Arial" w:cs="Arial"/>
          <w:bCs/>
          <w:color w:val="000000" w:themeColor="text1"/>
          <w:sz w:val="30"/>
          <w:szCs w:val="30"/>
        </w:rPr>
        <w:t>no cronograma físico-financeiro aprovado por ocasião da cont</w:t>
      </w:r>
      <w:r w:rsidR="00936949">
        <w:rPr>
          <w:rFonts w:ascii="Arial" w:hAnsi="Arial" w:cs="Arial"/>
          <w:bCs/>
          <w:color w:val="000000" w:themeColor="text1"/>
          <w:sz w:val="30"/>
          <w:szCs w:val="30"/>
        </w:rPr>
        <w:t xml:space="preserve">ratação do financiamento. Este </w:t>
      </w:r>
      <w:r w:rsidR="008B3CF0" w:rsidRPr="003F2410">
        <w:rPr>
          <w:rFonts w:ascii="Arial" w:hAnsi="Arial" w:cs="Arial"/>
          <w:bCs/>
          <w:color w:val="000000" w:themeColor="text1"/>
          <w:sz w:val="30"/>
          <w:szCs w:val="30"/>
        </w:rPr>
        <w:t>processo acaba trazendo uma garantia adicional para os compradores de unidades</w:t>
      </w:r>
      <w:r w:rsidR="00757262" w:rsidRPr="003F2410">
        <w:rPr>
          <w:rFonts w:ascii="Arial" w:hAnsi="Arial" w:cs="Arial"/>
          <w:bCs/>
          <w:color w:val="000000" w:themeColor="text1"/>
          <w:sz w:val="30"/>
          <w:szCs w:val="30"/>
        </w:rPr>
        <w:t xml:space="preserve"> em função do envolvimento de uma equipe </w:t>
      </w:r>
      <w:r w:rsidR="007C3F5E" w:rsidRPr="003F2410">
        <w:rPr>
          <w:rFonts w:ascii="Arial" w:hAnsi="Arial" w:cs="Arial"/>
          <w:bCs/>
          <w:color w:val="000000" w:themeColor="text1"/>
          <w:sz w:val="30"/>
          <w:szCs w:val="30"/>
        </w:rPr>
        <w:t xml:space="preserve">credenciada pelo agente financeiro </w:t>
      </w:r>
      <w:r w:rsidR="00757262" w:rsidRPr="003F2410">
        <w:rPr>
          <w:rFonts w:ascii="Arial" w:hAnsi="Arial" w:cs="Arial"/>
          <w:bCs/>
          <w:color w:val="000000" w:themeColor="text1"/>
          <w:sz w:val="30"/>
          <w:szCs w:val="30"/>
        </w:rPr>
        <w:t>na fiscalização</w:t>
      </w:r>
      <w:r w:rsidR="000F11BC" w:rsidRPr="003F2410">
        <w:rPr>
          <w:rFonts w:ascii="Arial" w:hAnsi="Arial" w:cs="Arial"/>
          <w:bCs/>
          <w:color w:val="000000" w:themeColor="text1"/>
          <w:sz w:val="30"/>
          <w:szCs w:val="30"/>
        </w:rPr>
        <w:t xml:space="preserve"> das obras e de sua documentação</w:t>
      </w:r>
      <w:r w:rsidR="00757262" w:rsidRPr="003F2410">
        <w:rPr>
          <w:rFonts w:ascii="Arial" w:hAnsi="Arial" w:cs="Arial"/>
          <w:bCs/>
          <w:color w:val="000000" w:themeColor="text1"/>
          <w:sz w:val="30"/>
          <w:szCs w:val="30"/>
        </w:rPr>
        <w:t xml:space="preserve">. </w:t>
      </w:r>
    </w:p>
    <w:p w14:paraId="4DD9D32E" w14:textId="77777777" w:rsidR="000F11BC" w:rsidRPr="003F2410" w:rsidRDefault="000F11BC" w:rsidP="003F2410">
      <w:pPr>
        <w:spacing w:line="256" w:lineRule="auto"/>
        <w:ind w:left="720"/>
        <w:jc w:val="both"/>
        <w:rPr>
          <w:rFonts w:ascii="Arial" w:hAnsi="Arial" w:cs="Arial"/>
          <w:bCs/>
          <w:color w:val="000000" w:themeColor="text1"/>
          <w:sz w:val="30"/>
          <w:szCs w:val="30"/>
        </w:rPr>
      </w:pPr>
      <w:del w:id="508" w:author="Fabio B" w:date="2015-03-10T12:28:00Z">
        <w:r w:rsidRPr="003F2410" w:rsidDel="00233630">
          <w:rPr>
            <w:rFonts w:ascii="Arial" w:hAnsi="Arial" w:cs="Arial"/>
            <w:bCs/>
            <w:color w:val="000000" w:themeColor="text1"/>
            <w:sz w:val="30"/>
            <w:szCs w:val="30"/>
          </w:rPr>
          <w:delText xml:space="preserve">Usualmente os financiamentos cobrem até 80% do custo da construção e as parcelas começam a ser </w:delText>
        </w:r>
        <w:r w:rsidR="005B1872" w:rsidRPr="003F2410" w:rsidDel="00233630">
          <w:rPr>
            <w:rFonts w:ascii="Arial" w:hAnsi="Arial" w:cs="Arial"/>
            <w:bCs/>
            <w:color w:val="000000" w:themeColor="text1"/>
            <w:sz w:val="30"/>
            <w:szCs w:val="30"/>
          </w:rPr>
          <w:delText>liberadas após a execução de, no mí</w:delText>
        </w:r>
        <w:r w:rsidR="006B65D7" w:rsidRPr="003F2410" w:rsidDel="00233630">
          <w:rPr>
            <w:rFonts w:ascii="Arial" w:hAnsi="Arial" w:cs="Arial"/>
            <w:bCs/>
            <w:color w:val="000000" w:themeColor="text1"/>
            <w:sz w:val="30"/>
            <w:szCs w:val="30"/>
          </w:rPr>
          <w:delText xml:space="preserve">nimo, 15% do cronograma total. </w:delText>
        </w:r>
      </w:del>
      <w:r w:rsidR="006B65D7" w:rsidRPr="003F2410">
        <w:rPr>
          <w:rFonts w:ascii="Arial" w:hAnsi="Arial" w:cs="Arial"/>
          <w:bCs/>
          <w:color w:val="000000" w:themeColor="text1"/>
          <w:sz w:val="30"/>
          <w:szCs w:val="30"/>
        </w:rPr>
        <w:t xml:space="preserve">Também é exigido pela instituição financeira um mínimo de venda de unidades do empreendimento para o início das liberações. </w:t>
      </w:r>
      <w:del w:id="509" w:author="Fabio B" w:date="2015-03-10T12:28:00Z">
        <w:r w:rsidR="006B65D7" w:rsidRPr="003F2410" w:rsidDel="00233630">
          <w:rPr>
            <w:rFonts w:ascii="Arial" w:hAnsi="Arial" w:cs="Arial"/>
            <w:bCs/>
            <w:color w:val="000000" w:themeColor="text1"/>
            <w:sz w:val="30"/>
            <w:szCs w:val="30"/>
          </w:rPr>
          <w:delText>Este percentual é negociado entre as partes e hoje a média se situa entre 20 e 30% das unidades.</w:delText>
        </w:r>
      </w:del>
    </w:p>
    <w:p w14:paraId="38877B94" w14:textId="77777777"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 </w:t>
      </w:r>
    </w:p>
    <w:p w14:paraId="409CBDDF" w14:textId="77777777" w:rsidR="008B3CF0" w:rsidRPr="00FA6585" w:rsidDel="00233630" w:rsidRDefault="008B3CF0" w:rsidP="00FA6585">
      <w:pPr>
        <w:ind w:left="-284"/>
        <w:jc w:val="both"/>
        <w:rPr>
          <w:del w:id="510" w:author="Fabio B" w:date="2015-03-10T12:29:00Z"/>
          <w:rFonts w:ascii="Arial" w:hAnsi="Arial" w:cs="Arial"/>
          <w:color w:val="000000" w:themeColor="text1"/>
          <w:sz w:val="30"/>
          <w:szCs w:val="30"/>
        </w:rPr>
      </w:pPr>
    </w:p>
    <w:p w14:paraId="582CFD6F" w14:textId="77777777" w:rsidR="00D73EEE" w:rsidRPr="00FA6585" w:rsidDel="00233630" w:rsidRDefault="00B25E50" w:rsidP="00FA6585">
      <w:pPr>
        <w:jc w:val="both"/>
        <w:rPr>
          <w:del w:id="511" w:author="Fabio B" w:date="2015-03-10T12:29:00Z"/>
          <w:rFonts w:ascii="Arial" w:hAnsi="Arial" w:cs="Arial"/>
          <w:color w:val="000000"/>
          <w:sz w:val="30"/>
          <w:szCs w:val="30"/>
        </w:rPr>
      </w:pPr>
      <w:del w:id="512" w:author="Fabio B" w:date="2015-03-10T12:29:00Z">
        <w:r w:rsidDel="00233630">
          <w:rPr>
            <w:rFonts w:ascii="Arial" w:hAnsi="Arial" w:cs="Arial"/>
            <w:noProof/>
            <w:sz w:val="30"/>
            <w:szCs w:val="30"/>
            <w:lang w:eastAsia="pt-BR"/>
            <w:rPrChange w:id="513" w:author="Unknown">
              <w:rPr>
                <w:noProof/>
                <w:lang w:eastAsia="pt-BR"/>
              </w:rPr>
            </w:rPrChange>
          </w:rPr>
          <mc:AlternateContent>
            <mc:Choice Requires="wps">
              <w:drawing>
                <wp:anchor distT="0" distB="0" distL="114300" distR="114300" simplePos="0" relativeHeight="251660288" behindDoc="0" locked="0" layoutInCell="1" allowOverlap="1" wp14:anchorId="7EF50B8F" wp14:editId="19C95B9F">
                  <wp:simplePos x="0" y="0"/>
                  <wp:positionH relativeFrom="column">
                    <wp:posOffset>43815</wp:posOffset>
                  </wp:positionH>
                  <wp:positionV relativeFrom="paragraph">
                    <wp:posOffset>234950</wp:posOffset>
                  </wp:positionV>
                  <wp:extent cx="5362575" cy="551180"/>
                  <wp:effectExtent l="9525" t="170180" r="161925" b="1206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contourClr>
                              <a:schemeClr val="bg2">
                                <a:lumMod val="100000"/>
                                <a:lumOff val="0"/>
                              </a:schemeClr>
                            </a:contourClr>
                          </a:sp3d>
                        </wps:spPr>
                        <wps:txbx>
                          <w:txbxContent>
                            <w:p w14:paraId="53F4359D" w14:textId="77777777" w:rsidR="00AE5643" w:rsidRDefault="00AE5643"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5AB9A65E" w14:textId="77777777" w:rsidR="00AE5643" w:rsidRDefault="00AE5643"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F50B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" adj="18833,4969" fillcolor="#eeece1 [3214]">
                  <o:extrusion v:ext="view" color="#eeece1 [3214]" on="t"/>
                  <v:textbox>
                    <w:txbxContent>
                      <w:p w14:paraId="53F4359D" w14:textId="77777777" w:rsidR="00AE5643" w:rsidRDefault="00AE5643"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5AB9A65E" w14:textId="77777777" w:rsidR="00AE5643" w:rsidRDefault="00AE5643" w:rsidP="00D73EEE">
                        <w:pPr>
                          <w:rPr>
                            <w:sz w:val="16"/>
                            <w:szCs w:val="16"/>
                          </w:rPr>
                        </w:pPr>
                        <w:r>
                          <w:rPr>
                            <w:sz w:val="16"/>
                            <w:szCs w:val="16"/>
                          </w:rPr>
                          <w:t>$$$$</w:t>
                        </w:r>
                      </w:p>
                    </w:txbxContent>
                  </v:textbox>
                </v:shape>
              </w:pict>
            </mc:Fallback>
          </mc:AlternateContent>
        </w:r>
      </w:del>
    </w:p>
    <w:p w14:paraId="51037AF7" w14:textId="77777777" w:rsidR="00D73EEE" w:rsidRPr="00FA6585" w:rsidDel="00233630" w:rsidRDefault="00D73EEE" w:rsidP="00FA6585">
      <w:pPr>
        <w:jc w:val="both"/>
        <w:rPr>
          <w:del w:id="514" w:author="Fabio B" w:date="2015-03-10T12:29:00Z"/>
          <w:rFonts w:ascii="Arial" w:hAnsi="Arial" w:cs="Arial"/>
          <w:color w:val="000000"/>
          <w:sz w:val="30"/>
          <w:szCs w:val="30"/>
        </w:rPr>
      </w:pPr>
    </w:p>
    <w:p w14:paraId="0D91484D" w14:textId="77777777" w:rsidR="00D73EEE" w:rsidRPr="00FA6585" w:rsidDel="00233630" w:rsidRDefault="00D73EEE" w:rsidP="00FA6585">
      <w:pPr>
        <w:jc w:val="both"/>
        <w:rPr>
          <w:del w:id="515" w:author="Fabio B" w:date="2015-03-10T12:29:00Z"/>
          <w:rFonts w:ascii="Arial" w:hAnsi="Arial" w:cs="Arial"/>
          <w:color w:val="000000"/>
          <w:sz w:val="30"/>
          <w:szCs w:val="30"/>
        </w:rPr>
      </w:pPr>
    </w:p>
    <w:p w14:paraId="198F5B09" w14:textId="77777777" w:rsidR="0024442C" w:rsidDel="00233630" w:rsidRDefault="0024442C" w:rsidP="00FA6585">
      <w:pPr>
        <w:ind w:left="-284"/>
        <w:jc w:val="both"/>
        <w:rPr>
          <w:del w:id="516" w:author="Fabio B" w:date="2015-03-10T12:29:00Z"/>
          <w:rFonts w:ascii="Arial" w:hAnsi="Arial" w:cs="Arial"/>
          <w:b/>
          <w:color w:val="000000" w:themeColor="text1"/>
          <w:sz w:val="30"/>
          <w:szCs w:val="30"/>
        </w:rPr>
      </w:pPr>
    </w:p>
    <w:p w14:paraId="2BA4306D" w14:textId="77777777" w:rsidR="007F3C6E" w:rsidRDefault="00D73EEE">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3.2. </w:t>
      </w:r>
      <w:del w:id="517" w:author="André" w:date="2015-03-09T12:14:00Z">
        <w:r w:rsidRPr="00FA6585" w:rsidDel="00AE61AA">
          <w:rPr>
            <w:rFonts w:ascii="Arial" w:hAnsi="Arial" w:cs="Arial"/>
            <w:b/>
            <w:color w:val="000000" w:themeColor="text1"/>
            <w:sz w:val="30"/>
            <w:szCs w:val="30"/>
          </w:rPr>
          <w:delText>Modalidades</w:delText>
        </w:r>
      </w:del>
      <w:ins w:id="518" w:author="André" w:date="2015-03-09T12:14:00Z">
        <w:r w:rsidR="00AE61AA">
          <w:rPr>
            <w:rFonts w:ascii="Arial" w:hAnsi="Arial" w:cs="Arial"/>
            <w:b/>
            <w:color w:val="000000" w:themeColor="text1"/>
            <w:sz w:val="30"/>
            <w:szCs w:val="30"/>
          </w:rPr>
          <w:t>Formas</w:t>
        </w:r>
      </w:ins>
      <w:r w:rsidRPr="00FA6585">
        <w:rPr>
          <w:rFonts w:ascii="Arial" w:hAnsi="Arial" w:cs="Arial"/>
          <w:b/>
          <w:color w:val="000000" w:themeColor="text1"/>
          <w:sz w:val="30"/>
          <w:szCs w:val="30"/>
        </w:rPr>
        <w:t xml:space="preserve"> de financiamento</w:t>
      </w:r>
      <w:r w:rsidR="002C5512" w:rsidRPr="00FA6585">
        <w:rPr>
          <w:rFonts w:ascii="Arial" w:hAnsi="Arial" w:cs="Arial"/>
          <w:b/>
          <w:color w:val="000000" w:themeColor="text1"/>
          <w:sz w:val="30"/>
          <w:szCs w:val="30"/>
        </w:rPr>
        <w:t xml:space="preserve"> aos mutuários</w:t>
      </w:r>
    </w:p>
    <w:p w14:paraId="54E29C5D" w14:textId="77777777" w:rsidR="00D73EEE"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w:t>
      </w:r>
      <w:del w:id="519" w:author="André" w:date="2015-03-09T12:14:00Z">
        <w:r w:rsidRPr="00FA6585" w:rsidDel="00AE61AA">
          <w:rPr>
            <w:rFonts w:ascii="Arial" w:hAnsi="Arial" w:cs="Arial"/>
            <w:b/>
            <w:color w:val="000000" w:themeColor="text1"/>
            <w:sz w:val="30"/>
            <w:szCs w:val="30"/>
          </w:rPr>
          <w:delText>modalidades</w:delText>
        </w:r>
      </w:del>
      <w:ins w:id="520" w:author="André" w:date="2015-03-09T12:14:00Z">
        <w:r w:rsidR="00AE61AA">
          <w:rPr>
            <w:rFonts w:ascii="Arial" w:hAnsi="Arial" w:cs="Arial"/>
            <w:b/>
            <w:color w:val="000000" w:themeColor="text1"/>
            <w:sz w:val="30"/>
            <w:szCs w:val="30"/>
          </w:rPr>
          <w:t>formas</w:t>
        </w:r>
      </w:ins>
      <w:r w:rsidRPr="00FA6585">
        <w:rPr>
          <w:rFonts w:ascii="Arial" w:hAnsi="Arial" w:cs="Arial"/>
          <w:b/>
          <w:color w:val="000000" w:themeColor="text1"/>
          <w:sz w:val="30"/>
          <w:szCs w:val="30"/>
        </w:rPr>
        <w:t xml:space="preserve"> de financiamento?  </w:t>
      </w:r>
    </w:p>
    <w:p w14:paraId="149582AA" w14:textId="77777777"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agentes financeiros</w:t>
      </w:r>
      <w:ins w:id="521" w:author="Luiz Fernando Moura" w:date="2015-03-11T09:22:00Z">
        <w:r w:rsidR="003F5591">
          <w:rPr>
            <w:rFonts w:ascii="Arial" w:hAnsi="Arial" w:cs="Arial"/>
            <w:bCs/>
            <w:color w:val="000000" w:themeColor="text1"/>
            <w:sz w:val="30"/>
            <w:szCs w:val="30"/>
          </w:rPr>
          <w:t>, em regra,</w:t>
        </w:r>
      </w:ins>
      <w:r w:rsidRPr="003F2410">
        <w:rPr>
          <w:rFonts w:ascii="Arial" w:hAnsi="Arial" w:cs="Arial"/>
          <w:bCs/>
          <w:color w:val="000000" w:themeColor="text1"/>
          <w:sz w:val="30"/>
          <w:szCs w:val="30"/>
        </w:rPr>
        <w:t xml:space="preserve"> concedem financiamentos à aquisição dos imóveis incorporados após a concessão do </w:t>
      </w:r>
      <w:r w:rsidR="00624903">
        <w:rPr>
          <w:rFonts w:ascii="Arial" w:hAnsi="Arial" w:cs="Arial"/>
          <w:bCs/>
          <w:color w:val="000000" w:themeColor="text1"/>
          <w:sz w:val="30"/>
          <w:szCs w:val="30"/>
        </w:rPr>
        <w:t>Habite-se</w:t>
      </w:r>
      <w:r w:rsidRPr="003F2410">
        <w:rPr>
          <w:rFonts w:ascii="Arial" w:hAnsi="Arial" w:cs="Arial"/>
          <w:bCs/>
          <w:color w:val="000000" w:themeColor="text1"/>
          <w:sz w:val="30"/>
          <w:szCs w:val="30"/>
        </w:rPr>
        <w:t xml:space="preserve">. Estes financiamentos podem alcançar até </w:t>
      </w:r>
      <w:ins w:id="522" w:author="Fabio B" w:date="2015-03-10T12:30:00Z">
        <w:r w:rsidR="00E55E53">
          <w:rPr>
            <w:rFonts w:ascii="Arial" w:hAnsi="Arial" w:cs="Arial"/>
            <w:bCs/>
            <w:color w:val="000000" w:themeColor="text1"/>
            <w:sz w:val="30"/>
            <w:szCs w:val="30"/>
          </w:rPr>
          <w:t>8</w:t>
        </w:r>
      </w:ins>
      <w:del w:id="523" w:author="Fabio B" w:date="2015-03-10T12:30:00Z">
        <w:r w:rsidRPr="003F2410" w:rsidDel="00233630">
          <w:rPr>
            <w:rFonts w:ascii="Arial" w:hAnsi="Arial" w:cs="Arial"/>
            <w:bCs/>
            <w:color w:val="000000" w:themeColor="text1"/>
            <w:sz w:val="30"/>
            <w:szCs w:val="30"/>
          </w:rPr>
          <w:delText>8</w:delText>
        </w:r>
      </w:del>
      <w:r w:rsidRPr="003F2410">
        <w:rPr>
          <w:rFonts w:ascii="Arial" w:hAnsi="Arial" w:cs="Arial"/>
          <w:bCs/>
          <w:color w:val="000000" w:themeColor="text1"/>
          <w:sz w:val="30"/>
          <w:szCs w:val="30"/>
        </w:rPr>
        <w:t>0% (</w:t>
      </w:r>
      <w:ins w:id="524" w:author="Fabio B" w:date="2015-03-10T12:39:00Z">
        <w:r w:rsidR="00E55E53">
          <w:rPr>
            <w:rFonts w:ascii="Arial" w:hAnsi="Arial" w:cs="Arial"/>
            <w:bCs/>
            <w:color w:val="000000" w:themeColor="text1"/>
            <w:sz w:val="30"/>
            <w:szCs w:val="30"/>
          </w:rPr>
          <w:t>oitenta</w:t>
        </w:r>
      </w:ins>
      <w:del w:id="525" w:author="Fabio B" w:date="2015-03-10T12:30:00Z">
        <w:r w:rsidRPr="003F2410" w:rsidDel="00233630">
          <w:rPr>
            <w:rFonts w:ascii="Arial" w:hAnsi="Arial" w:cs="Arial"/>
            <w:bCs/>
            <w:color w:val="000000" w:themeColor="text1"/>
            <w:sz w:val="30"/>
            <w:szCs w:val="30"/>
          </w:rPr>
          <w:delText>oitenta</w:delText>
        </w:r>
      </w:del>
      <w:r w:rsidRPr="003F2410">
        <w:rPr>
          <w:rFonts w:ascii="Arial" w:hAnsi="Arial" w:cs="Arial"/>
          <w:bCs/>
          <w:color w:val="000000" w:themeColor="text1"/>
          <w:sz w:val="30"/>
          <w:szCs w:val="30"/>
        </w:rPr>
        <w:t xml:space="preserve"> por cento) do preço do imóvel e necessitam para sua concessão, que os compradores comprovem boa condição cad</w:t>
      </w:r>
      <w:r w:rsidR="008541D5">
        <w:rPr>
          <w:rFonts w:ascii="Arial" w:hAnsi="Arial" w:cs="Arial"/>
          <w:bCs/>
          <w:color w:val="000000" w:themeColor="text1"/>
          <w:sz w:val="30"/>
          <w:szCs w:val="30"/>
        </w:rPr>
        <w:t>astral e ca</w:t>
      </w:r>
      <w:r w:rsidR="001D530E">
        <w:rPr>
          <w:rFonts w:ascii="Arial" w:hAnsi="Arial" w:cs="Arial"/>
          <w:bCs/>
          <w:color w:val="000000" w:themeColor="text1"/>
          <w:sz w:val="30"/>
          <w:szCs w:val="30"/>
        </w:rPr>
        <w:t xml:space="preserve">pacidade </w:t>
      </w:r>
      <w:r w:rsidR="008541D5">
        <w:rPr>
          <w:rFonts w:ascii="Arial" w:hAnsi="Arial" w:cs="Arial"/>
          <w:bCs/>
          <w:color w:val="000000" w:themeColor="text1"/>
          <w:sz w:val="30"/>
          <w:szCs w:val="30"/>
        </w:rPr>
        <w:t>para o pagamento</w:t>
      </w:r>
      <w:r w:rsidRPr="003F2410">
        <w:rPr>
          <w:rFonts w:ascii="Arial" w:hAnsi="Arial" w:cs="Arial"/>
          <w:bCs/>
          <w:color w:val="000000" w:themeColor="text1"/>
          <w:sz w:val="30"/>
          <w:szCs w:val="30"/>
        </w:rPr>
        <w:t xml:space="preserve"> mensa</w:t>
      </w:r>
      <w:r w:rsidR="008541D5">
        <w:rPr>
          <w:rFonts w:ascii="Arial" w:hAnsi="Arial" w:cs="Arial"/>
          <w:bCs/>
          <w:color w:val="000000" w:themeColor="text1"/>
          <w:sz w:val="30"/>
          <w:szCs w:val="30"/>
        </w:rPr>
        <w:t xml:space="preserve">l que será contratado, prestação que compreende </w:t>
      </w:r>
      <w:r w:rsidRPr="003F2410">
        <w:rPr>
          <w:rFonts w:ascii="Arial" w:hAnsi="Arial" w:cs="Arial"/>
          <w:bCs/>
          <w:color w:val="000000" w:themeColor="text1"/>
          <w:sz w:val="30"/>
          <w:szCs w:val="30"/>
        </w:rPr>
        <w:t>amortização, juros e seguros.</w:t>
      </w:r>
    </w:p>
    <w:p w14:paraId="46C2764B" w14:textId="77777777" w:rsidR="003F2410" w:rsidRPr="003F2410" w:rsidRDefault="008541D5" w:rsidP="003F2410">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Em alguns empreendimentos o</w:t>
      </w:r>
      <w:r w:rsidR="003F2410" w:rsidRPr="003F2410">
        <w:rPr>
          <w:rFonts w:ascii="Arial" w:hAnsi="Arial" w:cs="Arial"/>
          <w:bCs/>
          <w:color w:val="000000" w:themeColor="text1"/>
          <w:sz w:val="30"/>
          <w:szCs w:val="30"/>
        </w:rPr>
        <w:t xml:space="preserve">s financiamentos à aquisição para os compradores também podem ser realizados “na planta” ou durante a construção do empreendimento. </w:t>
      </w:r>
      <w:del w:id="526" w:author="Fabio B" w:date="2015-03-10T12:34:00Z">
        <w:r w:rsidR="003F2410" w:rsidRPr="003F2410" w:rsidDel="00320A45">
          <w:rPr>
            <w:rFonts w:ascii="Arial" w:hAnsi="Arial" w:cs="Arial"/>
            <w:bCs/>
            <w:color w:val="000000" w:themeColor="text1"/>
            <w:sz w:val="30"/>
            <w:szCs w:val="30"/>
          </w:rPr>
          <w:delText>Para tant</w:delText>
        </w:r>
        <w:r w:rsidR="00897CE1" w:rsidDel="00320A45">
          <w:rPr>
            <w:rFonts w:ascii="Arial" w:hAnsi="Arial" w:cs="Arial"/>
            <w:bCs/>
            <w:color w:val="000000" w:themeColor="text1"/>
            <w:sz w:val="30"/>
            <w:szCs w:val="30"/>
          </w:rPr>
          <w:delText>o</w:delText>
        </w:r>
      </w:del>
      <w:del w:id="527" w:author="Fabio B" w:date="2015-03-10T12:36:00Z">
        <w:r w:rsidR="00897CE1" w:rsidDel="00320A45">
          <w:rPr>
            <w:rFonts w:ascii="Arial" w:hAnsi="Arial" w:cs="Arial"/>
            <w:bCs/>
            <w:color w:val="000000" w:themeColor="text1"/>
            <w:sz w:val="30"/>
            <w:szCs w:val="30"/>
          </w:rPr>
          <w:delText>, a empresa incorporadora reúne</w:delText>
        </w:r>
        <w:r w:rsidR="003F2410" w:rsidRPr="003F2410" w:rsidDel="00320A45">
          <w:rPr>
            <w:rFonts w:ascii="Arial" w:hAnsi="Arial" w:cs="Arial"/>
            <w:bCs/>
            <w:color w:val="000000" w:themeColor="text1"/>
            <w:sz w:val="30"/>
            <w:szCs w:val="30"/>
          </w:rPr>
          <w:delText xml:space="preserve"> todos os documentos pessoais do(s) comprador(es), encaminha ao agente financeiro, e este após a análise cadastral e comprovação da capacidade de pagamento, assina um contrato de compra e venda da fração ideal do imóvel com construção da edificação. A partir deste momento, o comprador responde mensalmente pelos encargos do financiamento, porém, o pagamento das prestações mensais pelo prazo contratado só se iniciará após a conclusão da obra. Esta modalidade</w:delText>
        </w:r>
      </w:del>
      <w:ins w:id="528" w:author="André" w:date="2015-03-09T12:15:00Z">
        <w:del w:id="529" w:author="Fabio B" w:date="2015-03-10T12:36:00Z">
          <w:r w:rsidR="00AE61AA" w:rsidDel="00320A45">
            <w:rPr>
              <w:rFonts w:ascii="Arial" w:hAnsi="Arial" w:cs="Arial"/>
              <w:bCs/>
              <w:color w:val="000000" w:themeColor="text1"/>
              <w:sz w:val="30"/>
              <w:szCs w:val="30"/>
            </w:rPr>
            <w:delText>forma</w:delText>
          </w:r>
        </w:del>
      </w:ins>
      <w:del w:id="530" w:author="Fabio B" w:date="2015-03-10T12:36:00Z">
        <w:r w:rsidR="003F2410" w:rsidRPr="003F2410" w:rsidDel="00320A45">
          <w:rPr>
            <w:rFonts w:ascii="Arial" w:hAnsi="Arial" w:cs="Arial"/>
            <w:bCs/>
            <w:color w:val="000000" w:themeColor="text1"/>
            <w:sz w:val="30"/>
            <w:szCs w:val="30"/>
          </w:rPr>
          <w:delText xml:space="preserve"> é praticada usualmente pela Caixa Econômica Federal e pelo Banco do Brasil.</w:delText>
        </w:r>
      </w:del>
    </w:p>
    <w:p w14:paraId="2D41007A" w14:textId="77777777" w:rsidR="00AC0A6B" w:rsidRPr="00AC0A6B" w:rsidDel="00E55E53" w:rsidRDefault="003F2410" w:rsidP="00AC0A6B">
      <w:pPr>
        <w:spacing w:line="256" w:lineRule="auto"/>
        <w:ind w:left="720"/>
        <w:jc w:val="both"/>
        <w:rPr>
          <w:del w:id="531" w:author="Fabio B" w:date="2015-03-10T12:40:00Z"/>
          <w:rFonts w:ascii="Arial" w:hAnsi="Arial" w:cs="Arial"/>
          <w:bCs/>
          <w:color w:val="000000" w:themeColor="text1"/>
          <w:sz w:val="30"/>
          <w:szCs w:val="30"/>
        </w:rPr>
      </w:pPr>
      <w:del w:id="532" w:author="Fabio B" w:date="2015-03-10T12:40:00Z">
        <w:r w:rsidDel="00E55E53">
          <w:rPr>
            <w:rFonts w:ascii="Arial" w:hAnsi="Arial" w:cs="Arial"/>
            <w:bCs/>
            <w:color w:val="000000" w:themeColor="text1"/>
            <w:sz w:val="30"/>
            <w:szCs w:val="30"/>
          </w:rPr>
          <w:delText>Quando o processo de financiamento para aquisição de imóvel pronto é individual, o</w:delText>
        </w:r>
        <w:r w:rsidR="00AC0A6B" w:rsidRPr="00AC0A6B" w:rsidDel="00E55E53">
          <w:rPr>
            <w:rFonts w:ascii="Arial" w:hAnsi="Arial" w:cs="Arial"/>
            <w:bCs/>
            <w:color w:val="000000" w:themeColor="text1"/>
            <w:sz w:val="30"/>
            <w:szCs w:val="30"/>
          </w:rPr>
          <w:delText xml:space="preserve">s </w:delText>
        </w:r>
        <w:r w:rsidDel="00E55E53">
          <w:rPr>
            <w:rFonts w:ascii="Arial" w:hAnsi="Arial" w:cs="Arial"/>
            <w:bCs/>
            <w:color w:val="000000" w:themeColor="text1"/>
            <w:sz w:val="30"/>
            <w:szCs w:val="30"/>
          </w:rPr>
          <w:delText>interessados nestes</w:delText>
        </w:r>
        <w:r w:rsidR="00AC0A6B" w:rsidRPr="00AC0A6B" w:rsidDel="00E55E53">
          <w:rPr>
            <w:rFonts w:ascii="Arial" w:hAnsi="Arial" w:cs="Arial"/>
            <w:bCs/>
            <w:color w:val="000000" w:themeColor="text1"/>
            <w:sz w:val="30"/>
            <w:szCs w:val="30"/>
          </w:rPr>
          <w:delText xml:space="preserve"> financiamento</w:delText>
        </w:r>
        <w:r w:rsidDel="00E55E53">
          <w:rPr>
            <w:rFonts w:ascii="Arial" w:hAnsi="Arial" w:cs="Arial"/>
            <w:bCs/>
            <w:color w:val="000000" w:themeColor="text1"/>
            <w:sz w:val="30"/>
            <w:szCs w:val="30"/>
          </w:rPr>
          <w:delText>s</w:delText>
        </w:r>
        <w:r w:rsidR="00AC0A6B" w:rsidRPr="00AC0A6B" w:rsidDel="00E55E53">
          <w:rPr>
            <w:rFonts w:ascii="Arial" w:hAnsi="Arial" w:cs="Arial"/>
            <w:bCs/>
            <w:color w:val="000000" w:themeColor="text1"/>
            <w:sz w:val="30"/>
            <w:szCs w:val="30"/>
          </w:rPr>
          <w:delText xml:space="preserve"> costumam iniciar o processo através das agências banc</w:delText>
        </w:r>
        <w:r w:rsidR="00C734D1" w:rsidDel="00E55E53">
          <w:rPr>
            <w:rFonts w:ascii="Arial" w:hAnsi="Arial" w:cs="Arial"/>
            <w:bCs/>
            <w:color w:val="000000" w:themeColor="text1"/>
            <w:sz w:val="30"/>
            <w:szCs w:val="30"/>
          </w:rPr>
          <w:delText>árias</w:delText>
        </w:r>
        <w:r w:rsidR="00774DC6" w:rsidDel="00E55E53">
          <w:rPr>
            <w:rFonts w:ascii="Arial" w:hAnsi="Arial" w:cs="Arial"/>
            <w:bCs/>
            <w:color w:val="000000" w:themeColor="text1"/>
            <w:sz w:val="30"/>
            <w:szCs w:val="30"/>
          </w:rPr>
          <w:delText>,</w:delText>
        </w:r>
        <w:r w:rsidR="00C734D1" w:rsidDel="00E55E53">
          <w:rPr>
            <w:rFonts w:ascii="Arial" w:hAnsi="Arial" w:cs="Arial"/>
            <w:bCs/>
            <w:color w:val="000000" w:themeColor="text1"/>
            <w:sz w:val="30"/>
            <w:szCs w:val="30"/>
          </w:rPr>
          <w:delText xml:space="preserve"> que repassam</w:delText>
        </w:r>
        <w:r w:rsidR="00AC0A6B" w:rsidRPr="00AC0A6B" w:rsidDel="00E55E53">
          <w:rPr>
            <w:rFonts w:ascii="Arial" w:hAnsi="Arial" w:cs="Arial"/>
            <w:bCs/>
            <w:color w:val="000000" w:themeColor="text1"/>
            <w:sz w:val="30"/>
            <w:szCs w:val="30"/>
          </w:rPr>
          <w:delText xml:space="preserve"> a</w:delText>
        </w:r>
        <w:r w:rsidR="00C734D1" w:rsidDel="00E55E53">
          <w:rPr>
            <w:rFonts w:ascii="Arial" w:hAnsi="Arial" w:cs="Arial"/>
            <w:bCs/>
            <w:color w:val="000000" w:themeColor="text1"/>
            <w:sz w:val="30"/>
            <w:szCs w:val="30"/>
          </w:rPr>
          <w:delText>s</w:delText>
        </w:r>
        <w:r w:rsidR="00AC0A6B" w:rsidRPr="00AC0A6B" w:rsidDel="00E55E53">
          <w:rPr>
            <w:rFonts w:ascii="Arial" w:hAnsi="Arial" w:cs="Arial"/>
            <w:bCs/>
            <w:color w:val="000000" w:themeColor="text1"/>
            <w:sz w:val="30"/>
            <w:szCs w:val="30"/>
          </w:rPr>
          <w:delText xml:space="preserve"> </w:delText>
        </w:r>
        <w:r w:rsidR="00C734D1" w:rsidDel="00E55E53">
          <w:rPr>
            <w:rFonts w:ascii="Arial" w:hAnsi="Arial" w:cs="Arial"/>
            <w:bCs/>
            <w:color w:val="000000" w:themeColor="text1"/>
            <w:sz w:val="30"/>
            <w:szCs w:val="30"/>
          </w:rPr>
          <w:delText>solicitações</w:delText>
        </w:r>
        <w:r w:rsidR="00AC0A6B" w:rsidRPr="00AC0A6B" w:rsidDel="00E55E53">
          <w:rPr>
            <w:rFonts w:ascii="Arial" w:hAnsi="Arial" w:cs="Arial"/>
            <w:bCs/>
            <w:color w:val="000000" w:themeColor="text1"/>
            <w:sz w:val="30"/>
            <w:szCs w:val="30"/>
          </w:rPr>
          <w:delText xml:space="preserve"> para as áreas de crédito imobiliário dos bancos. </w:delText>
        </w:r>
      </w:del>
    </w:p>
    <w:p w14:paraId="31BC0B02" w14:textId="77777777" w:rsidR="00AC0A6B" w:rsidDel="00320A45" w:rsidRDefault="00C734D1" w:rsidP="00AC0A6B">
      <w:pPr>
        <w:spacing w:line="256" w:lineRule="auto"/>
        <w:ind w:left="720"/>
        <w:jc w:val="both"/>
        <w:rPr>
          <w:del w:id="533" w:author="Fabio B" w:date="2015-03-10T12:37:00Z"/>
          <w:rFonts w:ascii="Arial" w:hAnsi="Arial" w:cs="Arial"/>
          <w:bCs/>
          <w:color w:val="000000" w:themeColor="text1"/>
          <w:sz w:val="30"/>
          <w:szCs w:val="30"/>
        </w:rPr>
      </w:pPr>
      <w:del w:id="534" w:author="Fabio B" w:date="2015-03-10T12:37:00Z">
        <w:r w:rsidDel="00320A45">
          <w:rPr>
            <w:rFonts w:ascii="Arial" w:hAnsi="Arial" w:cs="Arial"/>
            <w:bCs/>
            <w:color w:val="000000" w:themeColor="text1"/>
            <w:sz w:val="30"/>
            <w:szCs w:val="30"/>
          </w:rPr>
          <w:delText>Em seguida</w:delText>
        </w:r>
        <w:r w:rsidR="00AC0A6B" w:rsidRPr="00AC0A6B" w:rsidDel="00320A45">
          <w:rPr>
            <w:rFonts w:ascii="Arial" w:hAnsi="Arial" w:cs="Arial"/>
            <w:bCs/>
            <w:color w:val="000000" w:themeColor="text1"/>
            <w:sz w:val="30"/>
            <w:szCs w:val="30"/>
          </w:rPr>
          <w:delText xml:space="preserve"> é feita uma avaliação </w:delText>
        </w:r>
        <w:r w:rsidDel="00320A45">
          <w:rPr>
            <w:rFonts w:ascii="Arial" w:hAnsi="Arial" w:cs="Arial"/>
            <w:bCs/>
            <w:color w:val="000000" w:themeColor="text1"/>
            <w:sz w:val="30"/>
            <w:szCs w:val="30"/>
          </w:rPr>
          <w:delText xml:space="preserve">do imóvel e análise de sua documentação. O </w:delText>
        </w:r>
        <w:r w:rsidR="00AC0A6B" w:rsidRPr="00AC0A6B" w:rsidDel="00320A45">
          <w:rPr>
            <w:rFonts w:ascii="Arial" w:hAnsi="Arial" w:cs="Arial"/>
            <w:bCs/>
            <w:color w:val="000000" w:themeColor="text1"/>
            <w:sz w:val="30"/>
            <w:szCs w:val="30"/>
          </w:rPr>
          <w:delText xml:space="preserve">crédito </w:delText>
        </w:r>
        <w:r w:rsidR="00AC0A6B" w:rsidDel="00320A45">
          <w:rPr>
            <w:rFonts w:ascii="Arial" w:hAnsi="Arial" w:cs="Arial"/>
            <w:bCs/>
            <w:color w:val="000000" w:themeColor="text1"/>
            <w:sz w:val="30"/>
            <w:szCs w:val="30"/>
          </w:rPr>
          <w:delText>do interessado</w:delText>
        </w:r>
        <w:r w:rsidDel="00320A45">
          <w:rPr>
            <w:rFonts w:ascii="Arial" w:hAnsi="Arial" w:cs="Arial"/>
            <w:bCs/>
            <w:color w:val="000000" w:themeColor="text1"/>
            <w:sz w:val="30"/>
            <w:szCs w:val="30"/>
          </w:rPr>
          <w:delText xml:space="preserve"> também é avaliado para aprovação de limites de financiamento.</w:delText>
        </w:r>
      </w:del>
    </w:p>
    <w:p w14:paraId="15FF1888" w14:textId="77777777" w:rsidR="00C734D1" w:rsidRDefault="00C734D1" w:rsidP="00AC0A6B">
      <w:pPr>
        <w:spacing w:line="256" w:lineRule="auto"/>
        <w:ind w:left="720"/>
        <w:jc w:val="both"/>
        <w:rPr>
          <w:rFonts w:ascii="Arial" w:hAnsi="Arial" w:cs="Arial"/>
          <w:bCs/>
          <w:color w:val="000000" w:themeColor="text1"/>
          <w:sz w:val="30"/>
          <w:szCs w:val="30"/>
        </w:rPr>
      </w:pPr>
      <w:del w:id="535" w:author="Fabio B" w:date="2015-03-10T12:44:00Z">
        <w:r w:rsidDel="00FD123F">
          <w:rPr>
            <w:rFonts w:ascii="Arial" w:hAnsi="Arial" w:cs="Arial"/>
            <w:bCs/>
            <w:color w:val="000000" w:themeColor="text1"/>
            <w:sz w:val="30"/>
            <w:szCs w:val="30"/>
          </w:rPr>
          <w:delText>Aprovada</w:delText>
        </w:r>
      </w:del>
      <w:del w:id="536" w:author="Fabio B" w:date="2015-03-10T12:43:00Z">
        <w:r w:rsidDel="00FD123F">
          <w:rPr>
            <w:rFonts w:ascii="Arial" w:hAnsi="Arial" w:cs="Arial"/>
            <w:bCs/>
            <w:color w:val="000000" w:themeColor="text1"/>
            <w:sz w:val="30"/>
            <w:szCs w:val="30"/>
          </w:rPr>
          <w:delText xml:space="preserve"> </w:delText>
        </w:r>
      </w:del>
      <w:del w:id="537" w:author="Fabio B" w:date="2015-03-10T12:44:00Z">
        <w:r w:rsidDel="00FD123F">
          <w:rPr>
            <w:rFonts w:ascii="Arial" w:hAnsi="Arial" w:cs="Arial"/>
            <w:bCs/>
            <w:color w:val="000000" w:themeColor="text1"/>
            <w:sz w:val="30"/>
            <w:szCs w:val="30"/>
          </w:rPr>
          <w:delText>a</w:delText>
        </w:r>
      </w:del>
      <w:ins w:id="538" w:author="Fabio B" w:date="2015-03-10T12:44:00Z">
        <w:r w:rsidR="00FD123F">
          <w:rPr>
            <w:rFonts w:ascii="Arial" w:hAnsi="Arial" w:cs="Arial"/>
            <w:bCs/>
            <w:color w:val="000000" w:themeColor="text1"/>
            <w:sz w:val="30"/>
            <w:szCs w:val="30"/>
          </w:rPr>
          <w:t>A</w:t>
        </w:r>
      </w:ins>
      <w:r>
        <w:rPr>
          <w:rFonts w:ascii="Arial" w:hAnsi="Arial" w:cs="Arial"/>
          <w:bCs/>
          <w:color w:val="000000" w:themeColor="text1"/>
          <w:sz w:val="30"/>
          <w:szCs w:val="30"/>
        </w:rPr>
        <w:t xml:space="preserve"> </w:t>
      </w:r>
      <w:del w:id="539" w:author="Fabio B" w:date="2015-03-10T12:43:00Z">
        <w:r w:rsidDel="00FD123F">
          <w:rPr>
            <w:rFonts w:ascii="Arial" w:hAnsi="Arial" w:cs="Arial"/>
            <w:bCs/>
            <w:color w:val="000000" w:themeColor="text1"/>
            <w:sz w:val="30"/>
            <w:szCs w:val="30"/>
          </w:rPr>
          <w:delText xml:space="preserve">operação, </w:delText>
        </w:r>
      </w:del>
      <w:ins w:id="540" w:author="Fabio B" w:date="2015-03-10T12:42:00Z">
        <w:r w:rsidR="00FD123F">
          <w:rPr>
            <w:rFonts w:ascii="Arial" w:hAnsi="Arial" w:cs="Arial"/>
            <w:bCs/>
            <w:color w:val="000000" w:themeColor="text1"/>
            <w:sz w:val="30"/>
            <w:szCs w:val="30"/>
          </w:rPr>
          <w:t>liberação dos recursos</w:t>
        </w:r>
      </w:ins>
      <w:ins w:id="541" w:author="Fabio B" w:date="2015-03-10T12:44:00Z">
        <w:r w:rsidR="00FD123F">
          <w:rPr>
            <w:rFonts w:ascii="Arial" w:hAnsi="Arial" w:cs="Arial"/>
            <w:bCs/>
            <w:color w:val="000000" w:themeColor="text1"/>
            <w:sz w:val="30"/>
            <w:szCs w:val="30"/>
          </w:rPr>
          <w:t xml:space="preserve"> dos financiamentos</w:t>
        </w:r>
      </w:ins>
      <w:ins w:id="542" w:author="Fabio B" w:date="2015-03-10T12:42:00Z">
        <w:r w:rsidR="00FD123F">
          <w:rPr>
            <w:rFonts w:ascii="Arial" w:hAnsi="Arial" w:cs="Arial"/>
            <w:bCs/>
            <w:color w:val="000000" w:themeColor="text1"/>
            <w:sz w:val="30"/>
            <w:szCs w:val="30"/>
          </w:rPr>
          <w:t xml:space="preserve"> aos vendedores só acontece após </w:t>
        </w:r>
      </w:ins>
      <w:ins w:id="543" w:author="Fabio B" w:date="2015-03-10T12:43:00Z">
        <w:r w:rsidR="00FD123F">
          <w:rPr>
            <w:rFonts w:ascii="Arial" w:hAnsi="Arial" w:cs="Arial"/>
            <w:bCs/>
            <w:color w:val="000000" w:themeColor="text1"/>
            <w:sz w:val="30"/>
            <w:szCs w:val="30"/>
          </w:rPr>
          <w:t>o</w:t>
        </w:r>
      </w:ins>
      <w:del w:id="544" w:author="Fabio B" w:date="2015-03-10T12:42:00Z">
        <w:r w:rsidDel="00FD123F">
          <w:rPr>
            <w:rFonts w:ascii="Arial" w:hAnsi="Arial" w:cs="Arial"/>
            <w:bCs/>
            <w:color w:val="000000" w:themeColor="text1"/>
            <w:sz w:val="30"/>
            <w:szCs w:val="30"/>
          </w:rPr>
          <w:delText>o contrato é assinado e após</w:delText>
        </w:r>
      </w:del>
      <w:r>
        <w:rPr>
          <w:rFonts w:ascii="Arial" w:hAnsi="Arial" w:cs="Arial"/>
          <w:bCs/>
          <w:color w:val="000000" w:themeColor="text1"/>
          <w:sz w:val="30"/>
          <w:szCs w:val="30"/>
        </w:rPr>
        <w:t xml:space="preserve"> registro do </w:t>
      </w:r>
      <w:ins w:id="545" w:author="Fabio B" w:date="2015-03-10T12:43:00Z">
        <w:r w:rsidR="00FD123F">
          <w:rPr>
            <w:rFonts w:ascii="Arial" w:hAnsi="Arial" w:cs="Arial"/>
            <w:bCs/>
            <w:color w:val="000000" w:themeColor="text1"/>
            <w:sz w:val="30"/>
            <w:szCs w:val="30"/>
          </w:rPr>
          <w:t>contrato</w:t>
        </w:r>
      </w:ins>
      <w:del w:id="546" w:author="Fabio B" w:date="2015-03-10T12:43:00Z">
        <w:r w:rsidDel="00FD123F">
          <w:rPr>
            <w:rFonts w:ascii="Arial" w:hAnsi="Arial" w:cs="Arial"/>
            <w:bCs/>
            <w:color w:val="000000" w:themeColor="text1"/>
            <w:sz w:val="30"/>
            <w:szCs w:val="30"/>
          </w:rPr>
          <w:delText>mesmo</w:delText>
        </w:r>
      </w:del>
      <w:r>
        <w:rPr>
          <w:rFonts w:ascii="Arial" w:hAnsi="Arial" w:cs="Arial"/>
          <w:bCs/>
          <w:color w:val="000000" w:themeColor="text1"/>
          <w:sz w:val="30"/>
          <w:szCs w:val="30"/>
        </w:rPr>
        <w:t xml:space="preserve"> no competente cartório</w:t>
      </w:r>
      <w:ins w:id="547" w:author="Fabio B" w:date="2015-03-10T12:43:00Z">
        <w:r w:rsidR="00FD123F">
          <w:rPr>
            <w:rFonts w:ascii="Arial" w:hAnsi="Arial" w:cs="Arial"/>
            <w:bCs/>
            <w:color w:val="000000" w:themeColor="text1"/>
            <w:sz w:val="30"/>
            <w:szCs w:val="30"/>
          </w:rPr>
          <w:t xml:space="preserve"> de registro de imóveis.</w:t>
        </w:r>
      </w:ins>
      <w:del w:id="548" w:author="Fabio B" w:date="2015-03-10T12:43:00Z">
        <w:r w:rsidDel="00FD123F">
          <w:rPr>
            <w:rFonts w:ascii="Arial" w:hAnsi="Arial" w:cs="Arial"/>
            <w:bCs/>
            <w:color w:val="000000" w:themeColor="text1"/>
            <w:sz w:val="30"/>
            <w:szCs w:val="30"/>
          </w:rPr>
          <w:delText>,</w:delText>
        </w:r>
      </w:del>
      <w:ins w:id="549" w:author="Fabio B" w:date="2015-03-10T12:43:00Z">
        <w:r w:rsidR="00FD123F">
          <w:rPr>
            <w:rFonts w:ascii="Arial" w:hAnsi="Arial" w:cs="Arial"/>
            <w:bCs/>
            <w:color w:val="000000" w:themeColor="text1"/>
            <w:sz w:val="30"/>
            <w:szCs w:val="30"/>
          </w:rPr>
          <w:t xml:space="preserve"> </w:t>
        </w:r>
      </w:ins>
      <w:del w:id="550" w:author="Fabio B" w:date="2015-03-10T12:43:00Z">
        <w:r w:rsidDel="00FD123F">
          <w:rPr>
            <w:rFonts w:ascii="Arial" w:hAnsi="Arial" w:cs="Arial"/>
            <w:bCs/>
            <w:color w:val="000000" w:themeColor="text1"/>
            <w:sz w:val="30"/>
            <w:szCs w:val="30"/>
          </w:rPr>
          <w:delText xml:space="preserve"> os recursos são liberados para o vendedor da unidade. </w:delText>
        </w:r>
      </w:del>
    </w:p>
    <w:p w14:paraId="765CD3D9" w14:textId="77777777" w:rsidR="00C734D1" w:rsidRPr="00AC0A6B" w:rsidRDefault="00C734D1" w:rsidP="00AC0A6B">
      <w:pPr>
        <w:spacing w:line="256" w:lineRule="auto"/>
        <w:ind w:left="720"/>
        <w:jc w:val="both"/>
        <w:rPr>
          <w:rFonts w:ascii="Arial" w:hAnsi="Arial" w:cs="Arial"/>
          <w:color w:val="000000" w:themeColor="text1"/>
          <w:sz w:val="30"/>
          <w:szCs w:val="30"/>
        </w:rPr>
      </w:pPr>
      <w:r>
        <w:rPr>
          <w:rFonts w:ascii="Arial" w:hAnsi="Arial" w:cs="Arial"/>
          <w:bCs/>
          <w:color w:val="000000" w:themeColor="text1"/>
          <w:sz w:val="30"/>
          <w:szCs w:val="30"/>
        </w:rPr>
        <w:t>Atualmente os prazos de financiamento para aquisição de imóvei</w:t>
      </w:r>
      <w:r w:rsidR="003F2410">
        <w:rPr>
          <w:rFonts w:ascii="Arial" w:hAnsi="Arial" w:cs="Arial"/>
          <w:bCs/>
          <w:color w:val="000000" w:themeColor="text1"/>
          <w:sz w:val="30"/>
          <w:szCs w:val="30"/>
        </w:rPr>
        <w:t>s podem chegar a 35 anos e os po</w:t>
      </w:r>
      <w:r>
        <w:rPr>
          <w:rFonts w:ascii="Arial" w:hAnsi="Arial" w:cs="Arial"/>
          <w:bCs/>
          <w:color w:val="000000" w:themeColor="text1"/>
          <w:sz w:val="30"/>
          <w:szCs w:val="30"/>
        </w:rPr>
        <w:t xml:space="preserve">rcentuais </w:t>
      </w:r>
      <w:del w:id="551" w:author="Fabio B" w:date="2015-03-10T12:38:00Z">
        <w:r w:rsidR="00C52A18" w:rsidDel="00E55E53">
          <w:rPr>
            <w:rFonts w:ascii="Arial" w:hAnsi="Arial" w:cs="Arial"/>
            <w:bCs/>
            <w:color w:val="000000" w:themeColor="text1"/>
            <w:sz w:val="30"/>
            <w:szCs w:val="30"/>
          </w:rPr>
          <w:delText xml:space="preserve">máximos </w:delText>
        </w:r>
      </w:del>
      <w:r>
        <w:rPr>
          <w:rFonts w:ascii="Arial" w:hAnsi="Arial" w:cs="Arial"/>
          <w:bCs/>
          <w:color w:val="000000" w:themeColor="text1"/>
          <w:sz w:val="30"/>
          <w:szCs w:val="30"/>
        </w:rPr>
        <w:t xml:space="preserve">de financiamento </w:t>
      </w:r>
      <w:r w:rsidR="00C52A18">
        <w:rPr>
          <w:rFonts w:ascii="Arial" w:hAnsi="Arial" w:cs="Arial"/>
          <w:bCs/>
          <w:color w:val="000000" w:themeColor="text1"/>
          <w:sz w:val="30"/>
          <w:szCs w:val="30"/>
        </w:rPr>
        <w:t xml:space="preserve">se situam entre 70 e 80% do valor de avaliação da unidade. </w:t>
      </w:r>
      <w:r>
        <w:rPr>
          <w:rFonts w:ascii="Arial" w:hAnsi="Arial" w:cs="Arial"/>
          <w:bCs/>
          <w:color w:val="000000" w:themeColor="text1"/>
          <w:sz w:val="30"/>
          <w:szCs w:val="30"/>
        </w:rPr>
        <w:t xml:space="preserve"> </w:t>
      </w:r>
    </w:p>
    <w:p w14:paraId="62381FBF" w14:textId="77777777" w:rsidR="00D73EEE" w:rsidDel="00320A45" w:rsidRDefault="008541D5" w:rsidP="00AC0A6B">
      <w:pPr>
        <w:spacing w:line="256" w:lineRule="auto"/>
        <w:ind w:left="720"/>
        <w:jc w:val="both"/>
        <w:rPr>
          <w:del w:id="552" w:author="Fabio B" w:date="2015-03-10T12:37:00Z"/>
          <w:rFonts w:ascii="Arial" w:hAnsi="Arial" w:cs="Arial"/>
          <w:color w:val="000000" w:themeColor="text1"/>
          <w:sz w:val="30"/>
          <w:szCs w:val="30"/>
        </w:rPr>
      </w:pPr>
      <w:del w:id="553" w:author="Fabio B" w:date="2015-03-10T12:37:00Z">
        <w:r w:rsidDel="00320A45">
          <w:rPr>
            <w:rFonts w:ascii="Arial" w:hAnsi="Arial" w:cs="Arial"/>
            <w:color w:val="000000" w:themeColor="text1"/>
            <w:sz w:val="30"/>
            <w:szCs w:val="30"/>
          </w:rPr>
          <w:delText>No mês seguinte ao da</w:delText>
        </w:r>
        <w:r w:rsidR="00C52A18" w:rsidDel="00320A45">
          <w:rPr>
            <w:rFonts w:ascii="Arial" w:hAnsi="Arial" w:cs="Arial"/>
            <w:color w:val="000000" w:themeColor="text1"/>
            <w:sz w:val="30"/>
            <w:szCs w:val="30"/>
          </w:rPr>
          <w:delText xml:space="preserve"> </w:delText>
        </w:r>
        <w:r w:rsidR="00D73EEE" w:rsidRPr="00FA6585" w:rsidDel="00320A45">
          <w:rPr>
            <w:rFonts w:ascii="Arial" w:hAnsi="Arial" w:cs="Arial"/>
            <w:color w:val="000000" w:themeColor="text1"/>
            <w:sz w:val="30"/>
            <w:szCs w:val="30"/>
          </w:rPr>
          <w:delText xml:space="preserve">assinatura do contrato de financiamento entre o banco e o adquirente, este começa a pagar o valor </w:delText>
        </w:r>
        <w:r w:rsidR="00C52A18" w:rsidDel="00320A45">
          <w:rPr>
            <w:rFonts w:ascii="Arial" w:hAnsi="Arial" w:cs="Arial"/>
            <w:color w:val="000000" w:themeColor="text1"/>
            <w:sz w:val="30"/>
            <w:szCs w:val="30"/>
          </w:rPr>
          <w:delText>das parcelas de amortização do financiamento, os seguros de vida e de danos físicos do imóvel e os juros pactuados com a instituição financeira.</w:delText>
        </w:r>
      </w:del>
    </w:p>
    <w:p w14:paraId="1E26BC3A" w14:textId="77777777" w:rsidR="0024442C" w:rsidDel="00320A45" w:rsidRDefault="0024442C" w:rsidP="00AC0A6B">
      <w:pPr>
        <w:spacing w:line="256" w:lineRule="auto"/>
        <w:ind w:left="720"/>
        <w:jc w:val="both"/>
        <w:rPr>
          <w:del w:id="554" w:author="Fabio B" w:date="2015-03-10T12:37:00Z"/>
          <w:rFonts w:ascii="Arial" w:hAnsi="Arial" w:cs="Arial"/>
          <w:color w:val="000000" w:themeColor="text1"/>
          <w:sz w:val="30"/>
          <w:szCs w:val="30"/>
        </w:rPr>
      </w:pPr>
    </w:p>
    <w:p w14:paraId="4F0FCEBE" w14:textId="77777777" w:rsidR="0024442C" w:rsidRPr="00FA6585" w:rsidDel="00320A45" w:rsidRDefault="0024442C" w:rsidP="00AC0A6B">
      <w:pPr>
        <w:spacing w:line="256" w:lineRule="auto"/>
        <w:ind w:left="720"/>
        <w:jc w:val="both"/>
        <w:rPr>
          <w:del w:id="555" w:author="Fabio B" w:date="2015-03-10T12:37:00Z"/>
          <w:rFonts w:ascii="Arial" w:hAnsi="Arial" w:cs="Arial"/>
          <w:color w:val="000000" w:themeColor="text1"/>
          <w:sz w:val="30"/>
          <w:szCs w:val="30"/>
        </w:rPr>
      </w:pPr>
    </w:p>
    <w:p w14:paraId="2C7B286A" w14:textId="77777777" w:rsidR="00D73EEE" w:rsidRPr="00FA6585" w:rsidRDefault="00D73EEE" w:rsidP="00FA6585">
      <w:pPr>
        <w:ind w:left="360"/>
        <w:jc w:val="both"/>
        <w:rPr>
          <w:rFonts w:ascii="Arial" w:hAnsi="Arial" w:cs="Arial"/>
          <w:b/>
          <w:bCs/>
          <w:color w:val="000000" w:themeColor="text1"/>
          <w:sz w:val="30"/>
          <w:szCs w:val="30"/>
        </w:rPr>
      </w:pPr>
    </w:p>
    <w:p w14:paraId="0BCA38BD" w14:textId="77777777" w:rsidR="00D73EEE"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14:paraId="67EF500C" w14:textId="77777777" w:rsidR="003F2410" w:rsidRPr="00D8646D" w:rsidRDefault="00605D67" w:rsidP="00E23DFF">
      <w:pPr>
        <w:spacing w:line="256" w:lineRule="auto"/>
        <w:ind w:left="720"/>
        <w:jc w:val="both"/>
        <w:rPr>
          <w:rFonts w:ascii="Arial" w:hAnsi="Arial" w:cs="Arial"/>
          <w:b/>
          <w:color w:val="000000" w:themeColor="text1"/>
          <w:sz w:val="30"/>
          <w:szCs w:val="30"/>
        </w:rPr>
      </w:pPr>
      <w:r w:rsidRPr="00605D67">
        <w:rPr>
          <w:rFonts w:ascii="Arial" w:hAnsi="Arial" w:cs="Arial"/>
          <w:b/>
          <w:color w:val="000000" w:themeColor="text1"/>
          <w:sz w:val="30"/>
          <w:szCs w:val="30"/>
        </w:rPr>
        <w:t>Quais são as principais fontes de recursos para os financiamentos imobiliários?</w:t>
      </w:r>
    </w:p>
    <w:p w14:paraId="62DECEB3"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 Sistema Financeiro da Habitação é composto por duas fontes de recursos direcionados para o financiamento imobiliário. São elas:</w:t>
      </w:r>
    </w:p>
    <w:p w14:paraId="18AC89EA"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774DC6">
        <w:rPr>
          <w:rFonts w:ascii="Arial" w:hAnsi="Arial" w:cs="Arial"/>
          <w:b/>
          <w:color w:val="000000" w:themeColor="text1"/>
          <w:sz w:val="30"/>
          <w:szCs w:val="30"/>
        </w:rPr>
        <w:t>S</w:t>
      </w:r>
      <w:r w:rsidRPr="00E23DFF">
        <w:rPr>
          <w:rFonts w:ascii="Arial" w:hAnsi="Arial" w:cs="Arial"/>
          <w:b/>
          <w:color w:val="000000" w:themeColor="text1"/>
          <w:sz w:val="30"/>
          <w:szCs w:val="30"/>
        </w:rPr>
        <w:t>BPE</w:t>
      </w:r>
      <w:r w:rsidRPr="003F2410">
        <w:rPr>
          <w:rFonts w:ascii="Arial" w:hAnsi="Arial" w:cs="Arial"/>
          <w:color w:val="000000" w:themeColor="text1"/>
          <w:sz w:val="30"/>
          <w:szCs w:val="30"/>
        </w:rPr>
        <w:t xml:space="preserve"> – Sistema Brasileiro de Poupança e Empréstimo, </w:t>
      </w:r>
      <w:ins w:id="556" w:author="Fabio B" w:date="2015-03-10T10:26:00Z">
        <w:r w:rsidR="005276B6">
          <w:rPr>
            <w:rFonts w:ascii="Arial" w:hAnsi="Arial" w:cs="Arial"/>
            <w:color w:val="000000" w:themeColor="text1"/>
            <w:sz w:val="30"/>
            <w:szCs w:val="30"/>
          </w:rPr>
          <w:t>do qual faz parte a</w:t>
        </w:r>
      </w:ins>
      <w:del w:id="557" w:author="Fabio B" w:date="2015-03-10T10:26:00Z">
        <w:r w:rsidRPr="003F2410" w:rsidDel="005276B6">
          <w:rPr>
            <w:rFonts w:ascii="Arial" w:hAnsi="Arial" w:cs="Arial"/>
            <w:color w:val="000000" w:themeColor="text1"/>
            <w:sz w:val="30"/>
            <w:szCs w:val="30"/>
          </w:rPr>
          <w:delText>conhecido co</w:delText>
        </w:r>
      </w:del>
      <w:r w:rsidRPr="003F2410">
        <w:rPr>
          <w:rFonts w:ascii="Arial" w:hAnsi="Arial" w:cs="Arial"/>
          <w:color w:val="000000" w:themeColor="text1"/>
          <w:sz w:val="30"/>
          <w:szCs w:val="30"/>
        </w:rPr>
        <w:t>mo caderneta de poupança, que financia a produção e a aquisição de imóveis residenciais e de lotes urbanizados. Os financiamentos são concedidos pelos agentes financeiros autorizados pelo Banco Central a captar recursos de poupança e t</w:t>
      </w:r>
      <w:r w:rsidR="00774DC6">
        <w:rPr>
          <w:rFonts w:ascii="Arial" w:hAnsi="Arial" w:cs="Arial"/>
          <w:color w:val="000000" w:themeColor="text1"/>
          <w:sz w:val="30"/>
          <w:szCs w:val="30"/>
        </w:rPr>
        <w:t>ê</w:t>
      </w:r>
      <w:r w:rsidRPr="003F2410">
        <w:rPr>
          <w:rFonts w:ascii="Arial" w:hAnsi="Arial" w:cs="Arial"/>
          <w:color w:val="000000" w:themeColor="text1"/>
          <w:sz w:val="30"/>
          <w:szCs w:val="30"/>
        </w:rPr>
        <w:t>m, na maioria de suas operações, taxas de juros tabeladas.</w:t>
      </w:r>
    </w:p>
    <w:p w14:paraId="2E33842A"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FGTS</w:t>
      </w:r>
      <w:r w:rsidRPr="003F2410">
        <w:rPr>
          <w:rFonts w:ascii="Arial" w:hAnsi="Arial" w:cs="Arial"/>
          <w:color w:val="000000" w:themeColor="text1"/>
          <w:sz w:val="30"/>
          <w:szCs w:val="30"/>
        </w:rPr>
        <w:t xml:space="preserve"> – Fundo de Garantia do Tempo de Serviço, que também financia a produção e aqui</w:t>
      </w:r>
      <w:r w:rsidR="00B814F2">
        <w:rPr>
          <w:rFonts w:ascii="Arial" w:hAnsi="Arial" w:cs="Arial"/>
          <w:color w:val="000000" w:themeColor="text1"/>
          <w:sz w:val="30"/>
          <w:szCs w:val="30"/>
        </w:rPr>
        <w:t>sição de imóveis a partir do acú</w:t>
      </w:r>
      <w:r w:rsidRPr="003F2410">
        <w:rPr>
          <w:rFonts w:ascii="Arial" w:hAnsi="Arial" w:cs="Arial"/>
          <w:color w:val="000000" w:themeColor="text1"/>
          <w:sz w:val="30"/>
          <w:szCs w:val="30"/>
        </w:rPr>
        <w:t xml:space="preserve">mulo em contas vinculadas dos trabalhadores formais do país. Os recursos da conta vinculada do trabalhador podem também ser utilizados pelo seu titular quando de sua demissão sem justa causa, para o tratamento de doenças graves ou até como parte de pagamento na aquisição do primeiro imóvel. As taxas de juros do FGTS também são tabeladas e variam de acordo com a renda do financiado, a saber, quanto menor a renda familiar, menor a taxa de juros. </w:t>
      </w:r>
    </w:p>
    <w:p w14:paraId="096214E8"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 xml:space="preserve">Os financiamentos do Sistema Financeiro da Habitação obedecem a normas e parâmetros específicos fixados pelo Conselho Monetário Nacional e hoje as operações no sistema só podem ser realizadas para imóveis avaliados </w:t>
      </w:r>
      <w:ins w:id="558" w:author="Fabio B" w:date="2015-03-10T10:28:00Z">
        <w:r w:rsidR="005276B6">
          <w:rPr>
            <w:rFonts w:ascii="Arial" w:hAnsi="Arial" w:cs="Arial"/>
            <w:color w:val="000000" w:themeColor="text1"/>
            <w:sz w:val="30"/>
            <w:szCs w:val="30"/>
          </w:rPr>
          <w:t>até o teto</w:t>
        </w:r>
      </w:ins>
      <w:ins w:id="559" w:author="Fabio B" w:date="2015-03-10T10:30:00Z">
        <w:r w:rsidR="005276B6">
          <w:rPr>
            <w:rFonts w:ascii="Arial" w:hAnsi="Arial" w:cs="Arial"/>
            <w:color w:val="000000" w:themeColor="text1"/>
            <w:sz w:val="30"/>
            <w:szCs w:val="30"/>
          </w:rPr>
          <w:t xml:space="preserve"> de R$ 750 mil </w:t>
        </w:r>
      </w:ins>
      <w:ins w:id="560" w:author="Fabio B" w:date="2015-03-10T10:28:00Z">
        <w:r w:rsidR="005276B6">
          <w:rPr>
            <w:rFonts w:ascii="Arial" w:hAnsi="Arial" w:cs="Arial"/>
            <w:color w:val="000000" w:themeColor="text1"/>
            <w:sz w:val="30"/>
            <w:szCs w:val="30"/>
          </w:rPr>
          <w:t>(</w:t>
        </w:r>
      </w:ins>
      <w:ins w:id="561" w:author="Fabio B" w:date="2015-03-10T10:30:00Z">
        <w:r w:rsidR="005276B6">
          <w:rPr>
            <w:rFonts w:ascii="Arial" w:hAnsi="Arial" w:cs="Arial"/>
            <w:color w:val="000000" w:themeColor="text1"/>
            <w:sz w:val="30"/>
            <w:szCs w:val="30"/>
          </w:rPr>
          <w:t>valor em vig</w:t>
        </w:r>
      </w:ins>
      <w:ins w:id="562" w:author="Fabio B" w:date="2015-03-10T10:31:00Z">
        <w:r w:rsidR="005276B6">
          <w:rPr>
            <w:rFonts w:ascii="Arial" w:hAnsi="Arial" w:cs="Arial"/>
            <w:color w:val="000000" w:themeColor="text1"/>
            <w:sz w:val="30"/>
            <w:szCs w:val="30"/>
          </w:rPr>
          <w:t xml:space="preserve">ência </w:t>
        </w:r>
      </w:ins>
      <w:ins w:id="563" w:author="Fabio B" w:date="2015-03-10T10:28:00Z">
        <w:r w:rsidR="005276B6">
          <w:rPr>
            <w:rFonts w:ascii="Arial" w:hAnsi="Arial" w:cs="Arial"/>
            <w:color w:val="000000" w:themeColor="text1"/>
            <w:sz w:val="30"/>
            <w:szCs w:val="30"/>
          </w:rPr>
          <w:t>em março/2015).</w:t>
        </w:r>
      </w:ins>
      <w:del w:id="564" w:author="Fabio B" w:date="2015-03-10T10:31:00Z">
        <w:r w:rsidRPr="003F2410" w:rsidDel="005276B6">
          <w:rPr>
            <w:rFonts w:ascii="Arial" w:hAnsi="Arial" w:cs="Arial"/>
            <w:color w:val="000000" w:themeColor="text1"/>
            <w:sz w:val="30"/>
            <w:szCs w:val="30"/>
          </w:rPr>
          <w:delText>em</w:delText>
        </w:r>
      </w:del>
      <w:r w:rsidRPr="003F2410">
        <w:rPr>
          <w:rFonts w:ascii="Arial" w:hAnsi="Arial" w:cs="Arial"/>
          <w:color w:val="000000" w:themeColor="text1"/>
          <w:sz w:val="30"/>
          <w:szCs w:val="30"/>
        </w:rPr>
        <w:t xml:space="preserve"> </w:t>
      </w:r>
      <w:del w:id="565" w:author="Fabio B" w:date="2015-03-10T10:29:00Z">
        <w:r w:rsidRPr="003F2410" w:rsidDel="005276B6">
          <w:rPr>
            <w:rFonts w:ascii="Arial" w:hAnsi="Arial" w:cs="Arial"/>
            <w:color w:val="000000" w:themeColor="text1"/>
            <w:sz w:val="30"/>
            <w:szCs w:val="30"/>
          </w:rPr>
          <w:delText xml:space="preserve">até </w:delText>
        </w:r>
      </w:del>
      <w:del w:id="566" w:author="Fabio B" w:date="2015-03-10T10:31:00Z">
        <w:r w:rsidRPr="003F2410" w:rsidDel="005276B6">
          <w:rPr>
            <w:rFonts w:ascii="Arial" w:hAnsi="Arial" w:cs="Arial"/>
            <w:color w:val="000000" w:themeColor="text1"/>
            <w:sz w:val="30"/>
            <w:szCs w:val="30"/>
          </w:rPr>
          <w:delText>R$</w:delText>
        </w:r>
        <w:r w:rsidR="00774DC6" w:rsidDel="005276B6">
          <w:rPr>
            <w:rFonts w:ascii="Arial" w:hAnsi="Arial" w:cs="Arial"/>
            <w:color w:val="000000" w:themeColor="text1"/>
            <w:sz w:val="30"/>
            <w:szCs w:val="30"/>
          </w:rPr>
          <w:delText xml:space="preserve"> </w:delText>
        </w:r>
        <w:r w:rsidRPr="003F2410" w:rsidDel="005276B6">
          <w:rPr>
            <w:rFonts w:ascii="Arial" w:hAnsi="Arial" w:cs="Arial"/>
            <w:color w:val="000000" w:themeColor="text1"/>
            <w:sz w:val="30"/>
            <w:szCs w:val="30"/>
          </w:rPr>
          <w:delText>750</w:delText>
        </w:r>
        <w:r w:rsidR="00774DC6" w:rsidDel="005276B6">
          <w:rPr>
            <w:rFonts w:ascii="Arial" w:hAnsi="Arial" w:cs="Arial"/>
            <w:color w:val="000000" w:themeColor="text1"/>
            <w:sz w:val="30"/>
            <w:szCs w:val="30"/>
          </w:rPr>
          <w:delText xml:space="preserve"> </w:delText>
        </w:r>
        <w:r w:rsidRPr="003F2410" w:rsidDel="005276B6">
          <w:rPr>
            <w:rFonts w:ascii="Arial" w:hAnsi="Arial" w:cs="Arial"/>
            <w:color w:val="000000" w:themeColor="text1"/>
            <w:sz w:val="30"/>
            <w:szCs w:val="30"/>
          </w:rPr>
          <w:delText>mil</w:delText>
        </w:r>
      </w:del>
      <w:del w:id="567" w:author="Fabio B" w:date="2015-03-10T10:29:00Z">
        <w:r w:rsidRPr="003F2410" w:rsidDel="005276B6">
          <w:rPr>
            <w:rFonts w:ascii="Arial" w:hAnsi="Arial" w:cs="Arial"/>
            <w:color w:val="000000" w:themeColor="text1"/>
            <w:sz w:val="30"/>
            <w:szCs w:val="30"/>
          </w:rPr>
          <w:delText xml:space="preserve"> no país</w:delText>
        </w:r>
      </w:del>
      <w:del w:id="568" w:author="Fabio B" w:date="2015-03-10T10:31:00Z">
        <w:r w:rsidRPr="003F2410" w:rsidDel="005276B6">
          <w:rPr>
            <w:rFonts w:ascii="Arial" w:hAnsi="Arial" w:cs="Arial"/>
            <w:color w:val="000000" w:themeColor="text1"/>
            <w:sz w:val="30"/>
            <w:szCs w:val="30"/>
          </w:rPr>
          <w:delText>.</w:delText>
        </w:r>
      </w:del>
    </w:p>
    <w:p w14:paraId="12C8AD00" w14:textId="77777777" w:rsidR="003F2410" w:rsidRPr="003F2410" w:rsidRDefault="003F2410" w:rsidP="003F2410">
      <w:pPr>
        <w:spacing w:line="256" w:lineRule="auto"/>
        <w:ind w:left="720"/>
        <w:jc w:val="both"/>
        <w:rPr>
          <w:rFonts w:ascii="Arial" w:hAnsi="Arial" w:cs="Arial"/>
          <w:color w:val="000000" w:themeColor="text1"/>
          <w:sz w:val="30"/>
          <w:szCs w:val="30"/>
        </w:rPr>
      </w:pPr>
    </w:p>
    <w:p w14:paraId="37A18CA0" w14:textId="77777777" w:rsidR="003F2410" w:rsidRPr="00E23DFF" w:rsidRDefault="003F2410" w:rsidP="003F2410">
      <w:pPr>
        <w:spacing w:line="256" w:lineRule="auto"/>
        <w:ind w:left="720"/>
        <w:jc w:val="both"/>
        <w:rPr>
          <w:rFonts w:ascii="Arial" w:hAnsi="Arial" w:cs="Arial"/>
          <w:b/>
          <w:color w:val="000000" w:themeColor="text1"/>
          <w:sz w:val="30"/>
          <w:szCs w:val="30"/>
        </w:rPr>
      </w:pPr>
      <w:r w:rsidRPr="00E23DFF">
        <w:rPr>
          <w:rFonts w:ascii="Arial" w:hAnsi="Arial" w:cs="Arial"/>
          <w:b/>
          <w:color w:val="000000" w:themeColor="text1"/>
          <w:sz w:val="30"/>
          <w:szCs w:val="30"/>
        </w:rPr>
        <w:t>Programa MCMV – Minha Casa Minha Vida</w:t>
      </w:r>
    </w:p>
    <w:p w14:paraId="4B9CB5BC"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Programa criado com aporte significativo de recurs</w:t>
      </w:r>
      <w:ins w:id="569" w:author="Fabio B" w:date="2015-03-10T19:03:00Z">
        <w:r w:rsidR="00983578">
          <w:rPr>
            <w:rFonts w:ascii="Arial" w:hAnsi="Arial" w:cs="Arial"/>
            <w:color w:val="000000" w:themeColor="text1"/>
            <w:sz w:val="30"/>
            <w:szCs w:val="30"/>
          </w:rPr>
          <w:t xml:space="preserve"> </w:t>
        </w:r>
      </w:ins>
      <w:r w:rsidRPr="003F2410">
        <w:rPr>
          <w:rFonts w:ascii="Arial" w:hAnsi="Arial" w:cs="Arial"/>
          <w:color w:val="000000" w:themeColor="text1"/>
          <w:sz w:val="30"/>
          <w:szCs w:val="30"/>
        </w:rPr>
        <w:t xml:space="preserve">os do Orçamento Geral da União no FAR – Fundo de Arrendamento Residencial </w:t>
      </w:r>
      <w:r w:rsidR="00774DC6">
        <w:rPr>
          <w:rFonts w:ascii="Arial" w:hAnsi="Arial" w:cs="Arial"/>
          <w:color w:val="000000" w:themeColor="text1"/>
          <w:sz w:val="30"/>
          <w:szCs w:val="30"/>
        </w:rPr>
        <w:t xml:space="preserve">– </w:t>
      </w:r>
      <w:r w:rsidRPr="003F2410">
        <w:rPr>
          <w:rFonts w:ascii="Arial" w:hAnsi="Arial" w:cs="Arial"/>
          <w:color w:val="000000" w:themeColor="text1"/>
          <w:sz w:val="30"/>
          <w:szCs w:val="30"/>
        </w:rPr>
        <w:t xml:space="preserve">e com recursos de financiamento do FGTS. A partir de março de 2009 passou a financiar a produção e aquisição de habitação de interesse social, destinando-se à aquisição da primeira moradia às famílias de mais baixa renda. É um programa que conta com subsídios proporcionais à renda familiar e possui parâmetros de atendimento regionalizados fixados em Lei. </w:t>
      </w:r>
    </w:p>
    <w:p w14:paraId="55F4BE71" w14:textId="77777777" w:rsidR="003F2410" w:rsidRPr="003F2410" w:rsidRDefault="003F2410" w:rsidP="00FA6585">
      <w:pPr>
        <w:ind w:left="-284"/>
        <w:jc w:val="both"/>
        <w:rPr>
          <w:rFonts w:ascii="Arial" w:hAnsi="Arial" w:cs="Arial"/>
          <w:b/>
          <w:bCs/>
          <w:color w:val="000000" w:themeColor="text1"/>
          <w:sz w:val="30"/>
          <w:szCs w:val="30"/>
        </w:rPr>
      </w:pPr>
    </w:p>
    <w:p w14:paraId="293AEA64" w14:textId="77777777" w:rsidR="00FD43F5" w:rsidRPr="00FA6585" w:rsidRDefault="00FD43F5" w:rsidP="0024442C">
      <w:pPr>
        <w:autoSpaceDE w:val="0"/>
        <w:autoSpaceDN w:val="0"/>
        <w:adjustRightInd w:val="0"/>
        <w:spacing w:after="0" w:line="240" w:lineRule="auto"/>
        <w:jc w:val="both"/>
        <w:rPr>
          <w:rFonts w:ascii="Arial" w:hAnsi="Arial" w:cs="Arial"/>
          <w:b/>
          <w:color w:val="000000"/>
          <w:sz w:val="30"/>
          <w:szCs w:val="30"/>
        </w:rPr>
      </w:pPr>
    </w:p>
    <w:p w14:paraId="543EC309"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06CD1FC4"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06486079" w14:textId="77777777" w:rsidR="00774DC6" w:rsidRDefault="00774DC6">
      <w:pPr>
        <w:spacing w:after="200" w:line="276" w:lineRule="auto"/>
        <w:rPr>
          <w:rFonts w:ascii="Arial" w:hAnsi="Arial" w:cs="Arial"/>
          <w:b/>
          <w:color w:val="000000"/>
          <w:sz w:val="30"/>
          <w:szCs w:val="30"/>
        </w:rPr>
      </w:pPr>
      <w:r>
        <w:rPr>
          <w:rFonts w:ascii="Arial" w:hAnsi="Arial" w:cs="Arial"/>
          <w:b/>
          <w:color w:val="000000"/>
          <w:sz w:val="30"/>
          <w:szCs w:val="30"/>
        </w:rPr>
        <w:br w:type="page"/>
      </w:r>
    </w:p>
    <w:p w14:paraId="21A9B343" w14:textId="77777777"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14:paraId="064ED8C0" w14:textId="77777777" w:rsidR="0024442C" w:rsidRPr="00FA6585" w:rsidRDefault="0024442C" w:rsidP="00FA6585">
      <w:pPr>
        <w:autoSpaceDE w:val="0"/>
        <w:autoSpaceDN w:val="0"/>
        <w:adjustRightInd w:val="0"/>
        <w:spacing w:after="0" w:line="240" w:lineRule="auto"/>
        <w:ind w:left="-284"/>
        <w:jc w:val="both"/>
        <w:rPr>
          <w:rFonts w:ascii="Arial" w:hAnsi="Arial" w:cs="Arial"/>
          <w:b/>
          <w:color w:val="000000"/>
          <w:sz w:val="30"/>
          <w:szCs w:val="30"/>
        </w:rPr>
      </w:pPr>
    </w:p>
    <w:p w14:paraId="19DDF533" w14:textId="77777777" w:rsidR="009179C6" w:rsidRPr="00FA6585" w:rsidRDefault="008541D5" w:rsidP="00FA6585">
      <w:pPr>
        <w:pStyle w:val="PargrafodaLista"/>
        <w:numPr>
          <w:ilvl w:val="1"/>
          <w:numId w:val="5"/>
        </w:numPr>
        <w:spacing w:after="200" w:line="276" w:lineRule="auto"/>
        <w:ind w:left="-142" w:hanging="142"/>
        <w:contextualSpacing/>
        <w:jc w:val="both"/>
        <w:rPr>
          <w:rFonts w:ascii="Arial" w:hAnsi="Arial" w:cs="Arial"/>
          <w:b/>
          <w:color w:val="000000"/>
          <w:sz w:val="30"/>
          <w:szCs w:val="30"/>
        </w:rPr>
      </w:pPr>
      <w:r>
        <w:rPr>
          <w:rFonts w:ascii="Arial" w:hAnsi="Arial" w:cs="Arial"/>
          <w:b/>
          <w:color w:val="000000"/>
          <w:sz w:val="30"/>
          <w:szCs w:val="30"/>
        </w:rPr>
        <w:t xml:space="preserve"> Estrutura do Macro</w:t>
      </w:r>
      <w:del w:id="570" w:author="Luiz Fernando Moura" w:date="2015-03-11T09:23:00Z">
        <w:r w:rsidR="00774DC6" w:rsidDel="003F5591">
          <w:rPr>
            <w:rFonts w:ascii="Arial" w:hAnsi="Arial" w:cs="Arial"/>
            <w:b/>
            <w:color w:val="000000"/>
            <w:sz w:val="30"/>
            <w:szCs w:val="30"/>
          </w:rPr>
          <w:delText>s</w:delText>
        </w:r>
      </w:del>
      <w:r w:rsidR="009179C6" w:rsidRPr="00FA6585">
        <w:rPr>
          <w:rFonts w:ascii="Arial" w:hAnsi="Arial" w:cs="Arial"/>
          <w:b/>
          <w:color w:val="000000"/>
          <w:sz w:val="30"/>
          <w:szCs w:val="30"/>
        </w:rPr>
        <w:t xml:space="preserve">setor </w:t>
      </w:r>
    </w:p>
    <w:p w14:paraId="731468E3" w14:textId="77777777" w:rsidR="009179C6" w:rsidRPr="00FA6585" w:rsidRDefault="009179C6" w:rsidP="00FA6585">
      <w:pPr>
        <w:pStyle w:val="PargrafodaLista"/>
        <w:ind w:left="375"/>
        <w:jc w:val="both"/>
        <w:rPr>
          <w:rFonts w:ascii="Arial" w:hAnsi="Arial" w:cs="Arial"/>
          <w:b/>
          <w:color w:val="000000"/>
          <w:sz w:val="30"/>
          <w:szCs w:val="30"/>
        </w:rPr>
      </w:pPr>
    </w:p>
    <w:p w14:paraId="7108B19E" w14:textId="77777777"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Para avaliar com detalhes o cenário do</w:t>
      </w:r>
      <w:ins w:id="571" w:author="Fabio B" w:date="2015-03-10T11:20:00Z">
        <w:r w:rsidR="000E7DDE">
          <w:rPr>
            <w:rFonts w:ascii="Arial" w:hAnsi="Arial" w:cs="Arial"/>
            <w:color w:val="000000"/>
            <w:sz w:val="30"/>
            <w:szCs w:val="30"/>
          </w:rPr>
          <w:t>s</w:t>
        </w:r>
      </w:ins>
      <w:r w:rsidRPr="00FA6585">
        <w:rPr>
          <w:rFonts w:ascii="Arial" w:hAnsi="Arial" w:cs="Arial"/>
          <w:color w:val="000000"/>
          <w:sz w:val="30"/>
          <w:szCs w:val="30"/>
        </w:rPr>
        <w:t xml:space="preserve"> setor</w:t>
      </w:r>
      <w:ins w:id="572" w:author="Fabio B" w:date="2015-03-10T11:20:00Z">
        <w:r w:rsidR="000E7DDE">
          <w:rPr>
            <w:rFonts w:ascii="Arial" w:hAnsi="Arial" w:cs="Arial"/>
            <w:color w:val="000000"/>
            <w:sz w:val="30"/>
            <w:szCs w:val="30"/>
          </w:rPr>
          <w:t>es</w:t>
        </w:r>
      </w:ins>
      <w:r w:rsidRPr="00FA6585">
        <w:rPr>
          <w:rFonts w:ascii="Arial" w:hAnsi="Arial" w:cs="Arial"/>
          <w:color w:val="000000"/>
          <w:sz w:val="30"/>
          <w:szCs w:val="30"/>
        </w:rPr>
        <w:t xml:space="preserve"> de construção civil</w:t>
      </w:r>
      <w:ins w:id="573" w:author="Fabio B" w:date="2015-03-10T11:20:00Z">
        <w:r w:rsidR="000E7DDE">
          <w:rPr>
            <w:rFonts w:ascii="Arial" w:hAnsi="Arial" w:cs="Arial"/>
            <w:color w:val="000000"/>
            <w:sz w:val="30"/>
            <w:szCs w:val="30"/>
          </w:rPr>
          <w:t xml:space="preserve"> e de incorporação</w:t>
        </w:r>
      </w:ins>
      <w:r w:rsidRPr="00FA6585">
        <w:rPr>
          <w:rFonts w:ascii="Arial" w:hAnsi="Arial" w:cs="Arial"/>
          <w:color w:val="000000"/>
          <w:sz w:val="30"/>
          <w:szCs w:val="30"/>
        </w:rPr>
        <w:t xml:space="preserve"> nos últimos anos, a </w:t>
      </w:r>
      <w:r w:rsidR="00774DC6">
        <w:rPr>
          <w:rFonts w:ascii="Arial" w:hAnsi="Arial" w:cs="Arial"/>
          <w:color w:val="000000"/>
          <w:sz w:val="30"/>
          <w:szCs w:val="30"/>
        </w:rPr>
        <w:t>ABRAINC</w:t>
      </w:r>
      <w:r w:rsidRPr="00FA6585">
        <w:rPr>
          <w:rFonts w:ascii="Arial" w:hAnsi="Arial" w:cs="Arial"/>
          <w:color w:val="000000"/>
          <w:sz w:val="30"/>
          <w:szCs w:val="30"/>
        </w:rPr>
        <w:t xml:space="preserve"> encomendou à FGV (Fundação Getúlio Vargas) a pesquisa </w:t>
      </w:r>
      <w:r w:rsidRPr="00FA6585">
        <w:rPr>
          <w:rFonts w:ascii="Arial" w:eastAsia="Times New Roman" w:hAnsi="Arial" w:cs="Arial"/>
          <w:color w:val="000000"/>
          <w:sz w:val="30"/>
          <w:szCs w:val="30"/>
        </w:rPr>
        <w:t>“Estimativa dos Impactos dos Investimentos em Habitação sobre a Economia no Brasil”. Lançada oficialmente em junho de 2014, a sondagem apresenta os números relativos ao setor de construção civil.</w:t>
      </w:r>
    </w:p>
    <w:p w14:paraId="7592DCA0" w14:textId="77777777" w:rsidR="009A73DE" w:rsidRPr="00FA6585" w:rsidDel="000E7DDE" w:rsidRDefault="009179C6" w:rsidP="00FA6585">
      <w:pPr>
        <w:ind w:left="-284"/>
        <w:jc w:val="both"/>
        <w:rPr>
          <w:del w:id="574" w:author="Fabio B" w:date="2015-03-10T11:24:00Z"/>
          <w:rFonts w:ascii="Arial" w:hAnsi="Arial" w:cs="Arial"/>
          <w:sz w:val="30"/>
          <w:szCs w:val="30"/>
        </w:rPr>
      </w:pPr>
      <w:del w:id="575" w:author="Fabio B" w:date="2015-03-10T11:24:00Z">
        <w:r w:rsidRPr="00FA6585" w:rsidDel="000E7DDE">
          <w:rPr>
            <w:rFonts w:ascii="Arial" w:eastAsia="Times New Roman" w:hAnsi="Arial" w:cs="Arial"/>
            <w:color w:val="000000"/>
            <w:sz w:val="30"/>
            <w:szCs w:val="30"/>
          </w:rPr>
          <w:delText xml:space="preserve">De acordo com o estudo, </w:delText>
        </w:r>
        <w:r w:rsidRPr="00FA6585" w:rsidDel="000E7DDE">
          <w:rPr>
            <w:rFonts w:ascii="Arial" w:hAnsi="Arial" w:cs="Arial"/>
            <w:color w:val="000000"/>
            <w:sz w:val="30"/>
            <w:szCs w:val="30"/>
          </w:rPr>
          <w:delText>o</w:delText>
        </w:r>
        <w:r w:rsidRPr="00FA6585" w:rsidDel="000E7DDE">
          <w:rPr>
            <w:rFonts w:ascii="Arial" w:hAnsi="Arial" w:cs="Arial"/>
            <w:sz w:val="30"/>
            <w:szCs w:val="30"/>
          </w:rPr>
          <w:delText xml:space="preserve"> mercado imobiliário brasileiro </w:delText>
        </w:r>
        <w:r w:rsidR="00774DC6" w:rsidDel="000E7DDE">
          <w:rPr>
            <w:rFonts w:ascii="Arial" w:hAnsi="Arial" w:cs="Arial"/>
            <w:sz w:val="30"/>
            <w:szCs w:val="30"/>
          </w:rPr>
          <w:delText>se favorecia</w:delText>
        </w:r>
        <w:r w:rsidRPr="00FA6585" w:rsidDel="000E7DDE">
          <w:rPr>
            <w:rFonts w:ascii="Arial" w:hAnsi="Arial" w:cs="Arial"/>
            <w:sz w:val="30"/>
            <w:szCs w:val="30"/>
          </w:rPr>
          <w:delText xml:space="preserve"> </w:delText>
        </w:r>
        <w:r w:rsidR="00774DC6" w:rsidDel="000E7DDE">
          <w:rPr>
            <w:rFonts w:ascii="Arial" w:hAnsi="Arial" w:cs="Arial"/>
            <w:sz w:val="30"/>
            <w:szCs w:val="30"/>
          </w:rPr>
          <w:delText xml:space="preserve">do </w:delText>
        </w:r>
        <w:r w:rsidRPr="00FA6585" w:rsidDel="000E7DDE">
          <w:rPr>
            <w:rFonts w:ascii="Arial" w:hAnsi="Arial" w:cs="Arial"/>
            <w:sz w:val="30"/>
            <w:szCs w:val="30"/>
          </w:rPr>
          <w:delText>cenário de crescimento econômico do país. A partir de 2006,</w:delText>
        </w:r>
        <w:r w:rsidRPr="00FA6585" w:rsidDel="000E7DDE">
          <w:rPr>
            <w:rFonts w:ascii="Arial" w:hAnsi="Arial" w:cs="Arial"/>
            <w:b/>
            <w:sz w:val="30"/>
            <w:szCs w:val="30"/>
          </w:rPr>
          <w:delText xml:space="preserve"> </w:delText>
        </w:r>
        <w:r w:rsidRPr="00FA6585" w:rsidDel="000E7DDE">
          <w:rPr>
            <w:rFonts w:ascii="Arial" w:hAnsi="Arial" w:cs="Arial"/>
            <w:sz w:val="30"/>
            <w:szCs w:val="30"/>
          </w:rPr>
          <w:delText xml:space="preserve">a melhora dos fundamentos da economia e a maior segurança institucional </w:delText>
        </w:r>
        <w:r w:rsidR="00BC793C" w:rsidDel="000E7DDE">
          <w:rPr>
            <w:rFonts w:ascii="Arial" w:hAnsi="Arial" w:cs="Arial"/>
            <w:sz w:val="30"/>
            <w:szCs w:val="30"/>
          </w:rPr>
          <w:delText>ampliaram</w:delText>
        </w:r>
        <w:r w:rsidR="00BC793C" w:rsidRPr="00FA6585" w:rsidDel="000E7DDE">
          <w:rPr>
            <w:rFonts w:ascii="Arial" w:hAnsi="Arial" w:cs="Arial"/>
            <w:sz w:val="30"/>
            <w:szCs w:val="30"/>
          </w:rPr>
          <w:delText xml:space="preserve"> </w:delText>
        </w:r>
        <w:r w:rsidRPr="00FA6585" w:rsidDel="000E7DDE">
          <w:rPr>
            <w:rFonts w:ascii="Arial" w:hAnsi="Arial" w:cs="Arial"/>
            <w:sz w:val="30"/>
            <w:szCs w:val="30"/>
          </w:rPr>
          <w:delText xml:space="preserve">a expansão do crédito habitacional. </w:delText>
        </w:r>
      </w:del>
    </w:p>
    <w:p w14:paraId="1E26EB6D" w14:textId="77777777" w:rsidR="009179C6" w:rsidRPr="00FA6585" w:rsidDel="000E7DDE" w:rsidRDefault="009179C6" w:rsidP="00FA6585">
      <w:pPr>
        <w:ind w:left="-284"/>
        <w:jc w:val="both"/>
        <w:rPr>
          <w:del w:id="576" w:author="Fabio B" w:date="2015-03-10T11:24:00Z"/>
          <w:rFonts w:ascii="Arial" w:hAnsi="Arial" w:cs="Arial"/>
          <w:sz w:val="30"/>
          <w:szCs w:val="30"/>
        </w:rPr>
      </w:pPr>
      <w:del w:id="577" w:author="Fabio B" w:date="2015-03-10T11:24:00Z">
        <w:r w:rsidRPr="00FA6585" w:rsidDel="000E7DDE">
          <w:rPr>
            <w:rFonts w:ascii="Arial" w:hAnsi="Arial" w:cs="Arial"/>
            <w:sz w:val="30"/>
            <w:szCs w:val="30"/>
          </w:rPr>
          <w:delText>Com isso, até 2010, houve volume recorde de lançamentos imobiliários. No entanto, segundo a pesquisa, no ano seguinte, com</w:delText>
        </w:r>
        <w:r w:rsidRPr="00FA6585" w:rsidDel="000E7DDE">
          <w:rPr>
            <w:rFonts w:ascii="Arial" w:hAnsi="Arial" w:cs="Arial"/>
            <w:b/>
            <w:sz w:val="30"/>
            <w:szCs w:val="30"/>
          </w:rPr>
          <w:delText xml:space="preserve"> </w:delText>
        </w:r>
        <w:r w:rsidRPr="00FA6585" w:rsidDel="000E7DDE">
          <w:rPr>
            <w:rFonts w:ascii="Arial" w:hAnsi="Arial" w:cs="Arial"/>
            <w:sz w:val="30"/>
            <w:szCs w:val="30"/>
          </w:rPr>
          <w:delText xml:space="preserve">o mercado de trabalho aquecido, os custos de produção cresceram e se refletiram nos resultados das companhias. Em 2012, </w:delText>
        </w:r>
        <w:r w:rsidR="00BC793C" w:rsidDel="000E7DDE">
          <w:rPr>
            <w:rFonts w:ascii="Arial" w:hAnsi="Arial" w:cs="Arial"/>
            <w:sz w:val="30"/>
            <w:szCs w:val="30"/>
          </w:rPr>
          <w:delText xml:space="preserve">surgiram </w:delText>
        </w:r>
        <w:r w:rsidR="00C93CE9" w:rsidDel="000E7DDE">
          <w:rPr>
            <w:rFonts w:ascii="Arial" w:hAnsi="Arial" w:cs="Arial"/>
            <w:sz w:val="30"/>
            <w:szCs w:val="30"/>
          </w:rPr>
          <w:delText xml:space="preserve">novas </w:delText>
        </w:r>
        <w:r w:rsidR="00BC793C" w:rsidRPr="00FA6585" w:rsidDel="000E7DDE">
          <w:rPr>
            <w:rFonts w:ascii="Arial" w:hAnsi="Arial" w:cs="Arial"/>
            <w:sz w:val="30"/>
            <w:szCs w:val="30"/>
          </w:rPr>
          <w:delText>consequências negativas do período de expansão</w:delText>
        </w:r>
        <w:r w:rsidRPr="00FA6585" w:rsidDel="000E7DDE">
          <w:rPr>
            <w:rFonts w:ascii="Arial" w:hAnsi="Arial" w:cs="Arial"/>
            <w:sz w:val="30"/>
            <w:szCs w:val="30"/>
          </w:rPr>
          <w:delText xml:space="preserve">, entre elas dificuldades na manutenção dos prazos de entrega e na qualidade de execução das obras. Também </w:delText>
        </w:r>
        <w:r w:rsidR="00217E89" w:rsidDel="000E7DDE">
          <w:rPr>
            <w:rFonts w:ascii="Arial" w:hAnsi="Arial" w:cs="Arial"/>
            <w:sz w:val="30"/>
            <w:szCs w:val="30"/>
          </w:rPr>
          <w:delText>vieram</w:delText>
        </w:r>
        <w:r w:rsidR="00217E89" w:rsidRPr="00FA6585" w:rsidDel="000E7DDE">
          <w:rPr>
            <w:rFonts w:ascii="Arial" w:hAnsi="Arial" w:cs="Arial"/>
            <w:sz w:val="30"/>
            <w:szCs w:val="30"/>
          </w:rPr>
          <w:delText xml:space="preserve"> </w:delText>
        </w:r>
        <w:r w:rsidRPr="00FA6585" w:rsidDel="000E7DDE">
          <w:rPr>
            <w:rFonts w:ascii="Arial" w:hAnsi="Arial" w:cs="Arial"/>
            <w:sz w:val="30"/>
            <w:szCs w:val="30"/>
          </w:rPr>
          <w:delText>obstáculos com a gestão dos projetos, além do incremento nos custos da contratação de mão de obra</w:delText>
        </w:r>
        <w:r w:rsidR="009A73DE" w:rsidRPr="00FA6585" w:rsidDel="000E7DDE">
          <w:rPr>
            <w:rFonts w:ascii="Arial" w:hAnsi="Arial" w:cs="Arial"/>
            <w:sz w:val="30"/>
            <w:szCs w:val="30"/>
          </w:rPr>
          <w:delText>, principalmente a especializada</w:delText>
        </w:r>
        <w:r w:rsidRPr="00FA6585" w:rsidDel="000E7DDE">
          <w:rPr>
            <w:rFonts w:ascii="Arial" w:hAnsi="Arial" w:cs="Arial"/>
            <w:sz w:val="30"/>
            <w:szCs w:val="30"/>
          </w:rPr>
          <w:delText>.</w:delText>
        </w:r>
      </w:del>
    </w:p>
    <w:p w14:paraId="56226D78" w14:textId="77777777" w:rsidR="001C181E" w:rsidDel="000E7DDE" w:rsidRDefault="009179C6" w:rsidP="00FA6585">
      <w:pPr>
        <w:ind w:left="-284"/>
        <w:jc w:val="both"/>
        <w:rPr>
          <w:del w:id="578" w:author="Fabio B" w:date="2015-03-10T11:24:00Z"/>
          <w:rFonts w:ascii="Arial" w:hAnsi="Arial" w:cs="Arial"/>
          <w:color w:val="FF0000"/>
          <w:sz w:val="30"/>
          <w:szCs w:val="30"/>
        </w:rPr>
      </w:pPr>
      <w:del w:id="579" w:author="Fabio B" w:date="2015-03-10T11:24:00Z">
        <w:r w:rsidRPr="00FA6585" w:rsidDel="000E7DDE">
          <w:rPr>
            <w:rFonts w:ascii="Arial" w:hAnsi="Arial" w:cs="Arial"/>
            <w:sz w:val="30"/>
            <w:szCs w:val="30"/>
          </w:rPr>
          <w:delText xml:space="preserve">Paralelamente, o setor da construção ingressou no mercado de capitais. Entre 2006 e 2010, </w:delText>
        </w:r>
        <w:r w:rsidRPr="00FA6585" w:rsidDel="000E7DDE">
          <w:rPr>
            <w:rFonts w:ascii="Arial" w:hAnsi="Arial" w:cs="Arial"/>
            <w:color w:val="000000"/>
            <w:sz w:val="30"/>
            <w:szCs w:val="30"/>
          </w:rPr>
          <w:delText>empresas levantaram R$</w:delText>
        </w:r>
        <w:r w:rsidR="00F70263" w:rsidDel="000E7DDE">
          <w:rPr>
            <w:rFonts w:ascii="Arial" w:hAnsi="Arial" w:cs="Arial"/>
            <w:color w:val="000000"/>
            <w:sz w:val="30"/>
            <w:szCs w:val="30"/>
          </w:rPr>
          <w:delText xml:space="preserve"> </w:delText>
        </w:r>
        <w:r w:rsidRPr="00FA6585" w:rsidDel="000E7DDE">
          <w:rPr>
            <w:rFonts w:ascii="Arial" w:hAnsi="Arial" w:cs="Arial"/>
            <w:color w:val="000000"/>
            <w:sz w:val="30"/>
            <w:szCs w:val="30"/>
          </w:rPr>
          <w:delText>16,1</w:delText>
        </w:r>
        <w:r w:rsidR="00F70263" w:rsidDel="000E7DDE">
          <w:rPr>
            <w:rFonts w:ascii="Arial" w:hAnsi="Arial" w:cs="Arial"/>
            <w:color w:val="000000"/>
            <w:sz w:val="30"/>
            <w:szCs w:val="30"/>
          </w:rPr>
          <w:delText xml:space="preserve"> </w:delText>
        </w:r>
        <w:r w:rsidRPr="00FA6585" w:rsidDel="000E7DDE">
          <w:rPr>
            <w:rFonts w:ascii="Arial" w:hAnsi="Arial" w:cs="Arial"/>
            <w:sz w:val="30"/>
            <w:szCs w:val="30"/>
          </w:rPr>
          <w:delText xml:space="preserve">bilhões por meio de operações de abertura de capital. Em 2007, ano em que os </w:delText>
        </w:r>
        <w:r w:rsidRPr="00FA6585" w:rsidDel="000E7DDE">
          <w:rPr>
            <w:rFonts w:ascii="Arial" w:hAnsi="Arial" w:cs="Arial"/>
            <w:i/>
            <w:sz w:val="30"/>
            <w:szCs w:val="30"/>
          </w:rPr>
          <w:delText>Initial Public Offering</w:delText>
        </w:r>
        <w:r w:rsidRPr="00FA6585" w:rsidDel="000E7DDE">
          <w:rPr>
            <w:rFonts w:ascii="Arial" w:hAnsi="Arial" w:cs="Arial"/>
            <w:sz w:val="30"/>
            <w:szCs w:val="30"/>
          </w:rPr>
          <w:delText xml:space="preserve"> (IPOs) permitiram às empresas da construção captar R$ 10,9 bilhões, o total de recursos direcionado para o financiamento habitacional com origem na poupança foi de R$ 17,6 bilhões, e com origem no FGTS foi de R$ 6,9 bilhões.</w:delText>
        </w:r>
        <w:r w:rsidR="001C181E" w:rsidRPr="00FA6585" w:rsidDel="000E7DDE">
          <w:rPr>
            <w:rFonts w:ascii="Arial" w:hAnsi="Arial" w:cs="Arial"/>
            <w:sz w:val="30"/>
            <w:szCs w:val="30"/>
          </w:rPr>
          <w:delText xml:space="preserve"> </w:delText>
        </w:r>
        <w:r w:rsidRPr="00FA6585" w:rsidDel="000E7DDE">
          <w:rPr>
            <w:rFonts w:ascii="Arial" w:hAnsi="Arial" w:cs="Arial"/>
            <w:color w:val="000000" w:themeColor="text1"/>
            <w:sz w:val="30"/>
            <w:szCs w:val="30"/>
          </w:rPr>
          <w:delText>A partir de então os valores de recursos de poupança v</w:delText>
        </w:r>
        <w:r w:rsidR="00C93CE9" w:rsidDel="000E7DDE">
          <w:rPr>
            <w:rFonts w:ascii="Arial" w:hAnsi="Arial" w:cs="Arial"/>
            <w:color w:val="000000" w:themeColor="text1"/>
            <w:sz w:val="30"/>
            <w:szCs w:val="30"/>
          </w:rPr>
          <w:delText>ê</w:delText>
        </w:r>
        <w:r w:rsidRPr="00FA6585" w:rsidDel="000E7DDE">
          <w:rPr>
            <w:rFonts w:ascii="Arial" w:hAnsi="Arial" w:cs="Arial"/>
            <w:color w:val="000000" w:themeColor="text1"/>
            <w:sz w:val="30"/>
            <w:szCs w:val="30"/>
          </w:rPr>
          <w:delText>m crescendo</w:delText>
        </w:r>
        <w:r w:rsidR="001C181E" w:rsidRPr="00FA6585" w:rsidDel="000E7DDE">
          <w:rPr>
            <w:rFonts w:ascii="Arial" w:hAnsi="Arial" w:cs="Arial"/>
            <w:color w:val="000000" w:themeColor="text1"/>
            <w:sz w:val="30"/>
            <w:szCs w:val="30"/>
          </w:rPr>
          <w:delText xml:space="preserve"> de maneira </w:delText>
        </w:r>
        <w:r w:rsidR="005B080B" w:rsidRPr="00FA6585" w:rsidDel="000E7DDE">
          <w:rPr>
            <w:rFonts w:ascii="Arial" w:hAnsi="Arial" w:cs="Arial"/>
            <w:color w:val="000000" w:themeColor="text1"/>
            <w:sz w:val="30"/>
            <w:szCs w:val="30"/>
          </w:rPr>
          <w:delText>significativa</w:delText>
        </w:r>
        <w:r w:rsidR="001C181E" w:rsidRPr="00FA6585" w:rsidDel="000E7DDE">
          <w:rPr>
            <w:rFonts w:ascii="Arial" w:hAnsi="Arial" w:cs="Arial"/>
            <w:color w:val="000000" w:themeColor="text1"/>
            <w:sz w:val="30"/>
            <w:szCs w:val="30"/>
          </w:rPr>
          <w:delText>,</w:delText>
        </w:r>
        <w:r w:rsidRPr="00FA6585" w:rsidDel="000E7DDE">
          <w:rPr>
            <w:rFonts w:ascii="Arial" w:hAnsi="Arial" w:cs="Arial"/>
            <w:color w:val="000000" w:themeColor="text1"/>
            <w:sz w:val="30"/>
            <w:szCs w:val="30"/>
          </w:rPr>
          <w:delText xml:space="preserve"> </w:delText>
        </w:r>
        <w:r w:rsidR="005B080B" w:rsidRPr="00FA6585" w:rsidDel="000E7DDE">
          <w:rPr>
            <w:rFonts w:ascii="Arial" w:hAnsi="Arial" w:cs="Arial"/>
            <w:color w:val="000000" w:themeColor="text1"/>
            <w:sz w:val="30"/>
            <w:szCs w:val="30"/>
          </w:rPr>
          <w:delText>atingindo</w:delText>
        </w:r>
        <w:r w:rsidRPr="00FA6585" w:rsidDel="000E7DDE">
          <w:rPr>
            <w:rFonts w:ascii="Arial" w:hAnsi="Arial" w:cs="Arial"/>
            <w:color w:val="000000" w:themeColor="text1"/>
            <w:sz w:val="30"/>
            <w:szCs w:val="30"/>
          </w:rPr>
          <w:delText xml:space="preserve"> </w:delText>
        </w:r>
        <w:r w:rsidR="001A5E40" w:rsidRPr="00FA6585" w:rsidDel="000E7DDE">
          <w:rPr>
            <w:rFonts w:ascii="Arial" w:hAnsi="Arial" w:cs="Arial"/>
            <w:color w:val="000000" w:themeColor="text1"/>
            <w:sz w:val="30"/>
            <w:szCs w:val="30"/>
          </w:rPr>
          <w:delText>R$ 109 b</w:delText>
        </w:r>
        <w:r w:rsidR="00015D65" w:rsidRPr="00FA6585" w:rsidDel="000E7DDE">
          <w:rPr>
            <w:rFonts w:ascii="Arial" w:hAnsi="Arial" w:cs="Arial"/>
            <w:color w:val="000000" w:themeColor="text1"/>
            <w:sz w:val="30"/>
            <w:szCs w:val="30"/>
          </w:rPr>
          <w:delText>ilhões</w:delText>
        </w:r>
        <w:r w:rsidRPr="00FA6585" w:rsidDel="000E7DDE">
          <w:rPr>
            <w:rFonts w:ascii="Arial" w:hAnsi="Arial" w:cs="Arial"/>
            <w:color w:val="000000" w:themeColor="text1"/>
            <w:sz w:val="30"/>
            <w:szCs w:val="30"/>
          </w:rPr>
          <w:delText xml:space="preserve"> no final de 2013 e </w:delText>
        </w:r>
        <w:r w:rsidR="001C181E" w:rsidRPr="00FA6585" w:rsidDel="000E7DDE">
          <w:rPr>
            <w:rFonts w:ascii="Arial" w:hAnsi="Arial" w:cs="Arial"/>
            <w:color w:val="000000" w:themeColor="text1"/>
            <w:sz w:val="30"/>
            <w:szCs w:val="30"/>
          </w:rPr>
          <w:delText xml:space="preserve">a </w:delText>
        </w:r>
        <w:r w:rsidR="001A5E40" w:rsidRPr="00FA6585" w:rsidDel="000E7DDE">
          <w:rPr>
            <w:rFonts w:ascii="Arial" w:hAnsi="Arial" w:cs="Arial"/>
            <w:color w:val="000000" w:themeColor="text1"/>
            <w:sz w:val="30"/>
            <w:szCs w:val="30"/>
          </w:rPr>
          <w:delText>R$ 63 b</w:delText>
        </w:r>
        <w:r w:rsidR="00315E45" w:rsidRPr="00FA6585" w:rsidDel="000E7DDE">
          <w:rPr>
            <w:rFonts w:ascii="Arial" w:hAnsi="Arial" w:cs="Arial"/>
            <w:color w:val="000000" w:themeColor="text1"/>
            <w:sz w:val="30"/>
            <w:szCs w:val="30"/>
          </w:rPr>
          <w:delText>ilhões até julho de</w:delText>
        </w:r>
        <w:r w:rsidRPr="00FA6585" w:rsidDel="000E7DDE">
          <w:rPr>
            <w:rFonts w:ascii="Arial" w:hAnsi="Arial" w:cs="Arial"/>
            <w:color w:val="000000" w:themeColor="text1"/>
            <w:sz w:val="30"/>
            <w:szCs w:val="30"/>
          </w:rPr>
          <w:delText xml:space="preserve"> 2014</w:delText>
        </w:r>
        <w:r w:rsidR="00315E45" w:rsidRPr="00FA6585" w:rsidDel="000E7DDE">
          <w:rPr>
            <w:rStyle w:val="Refdenotaderodap"/>
            <w:rFonts w:ascii="Arial" w:hAnsi="Arial" w:cs="Arial"/>
            <w:color w:val="000000" w:themeColor="text1"/>
            <w:sz w:val="30"/>
            <w:szCs w:val="30"/>
          </w:rPr>
          <w:footnoteReference w:id="6"/>
        </w:r>
        <w:r w:rsidRPr="00FA6585" w:rsidDel="000E7DDE">
          <w:rPr>
            <w:rFonts w:ascii="Arial" w:hAnsi="Arial" w:cs="Arial"/>
            <w:color w:val="000000" w:themeColor="text1"/>
            <w:sz w:val="30"/>
            <w:szCs w:val="30"/>
          </w:rPr>
          <w:delText>.</w:delText>
        </w:r>
        <w:r w:rsidRPr="00FA6585" w:rsidDel="000E7DDE">
          <w:rPr>
            <w:rFonts w:ascii="Arial" w:hAnsi="Arial" w:cs="Arial"/>
            <w:color w:val="FF0000"/>
            <w:sz w:val="30"/>
            <w:szCs w:val="30"/>
          </w:rPr>
          <w:delText xml:space="preserve"> </w:delText>
        </w:r>
      </w:del>
    </w:p>
    <w:p w14:paraId="01CE6944" w14:textId="77777777" w:rsidR="00C93CE9" w:rsidRPr="00FA6585" w:rsidRDefault="00C93CE9" w:rsidP="00FA6585">
      <w:pPr>
        <w:ind w:left="-284"/>
        <w:jc w:val="both"/>
        <w:rPr>
          <w:rFonts w:ascii="Arial" w:hAnsi="Arial" w:cs="Arial"/>
          <w:color w:val="FF0000"/>
          <w:sz w:val="30"/>
          <w:szCs w:val="30"/>
        </w:rPr>
      </w:pPr>
    </w:p>
    <w:p w14:paraId="66A912EB" w14:textId="77777777" w:rsidR="009179C6" w:rsidRPr="00FA6585" w:rsidRDefault="009179C6" w:rsidP="00FA6585">
      <w:pPr>
        <w:pStyle w:val="PargrafodaLista"/>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14:paraId="7F47AA92" w14:textId="77777777"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O gráfico abaixo, com números do IBGE de 2013, mostra que a contribuição do setor para o PIB continua relevante (6%): </w:t>
      </w:r>
    </w:p>
    <w:p w14:paraId="7B6794C7" w14:textId="77777777"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eastAsia="pt-BR"/>
        </w:rPr>
        <w:drawing>
          <wp:inline distT="0" distB="0" distL="0" distR="0" wp14:anchorId="5CCCA12D" wp14:editId="315020F4">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572638" cy="3429479"/>
                    </a:xfrm>
                    <a:prstGeom prst="rect">
                      <a:avLst/>
                    </a:prstGeom>
                  </pic:spPr>
                </pic:pic>
              </a:graphicData>
            </a:graphic>
          </wp:inline>
        </w:drawing>
      </w:r>
    </w:p>
    <w:p w14:paraId="4FC38C4E" w14:textId="77777777"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14:paraId="1BEA6979" w14:textId="77777777" w:rsidR="009179C6" w:rsidRPr="00FA6585" w:rsidRDefault="009179C6" w:rsidP="00FA6585">
      <w:pPr>
        <w:spacing w:after="0"/>
        <w:jc w:val="both"/>
        <w:rPr>
          <w:rFonts w:ascii="Arial" w:eastAsia="Times New Roman" w:hAnsi="Arial" w:cs="Arial"/>
          <w:color w:val="222222"/>
          <w:sz w:val="30"/>
          <w:szCs w:val="30"/>
        </w:rPr>
      </w:pPr>
    </w:p>
    <w:p w14:paraId="0ADD1855"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montante de investimentos no setor?</w:t>
      </w:r>
    </w:p>
    <w:p w14:paraId="5EFB3265"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14:paraId="65C92B66" w14:textId="77777777" w:rsidR="00C93CE9" w:rsidRDefault="00C93CE9" w:rsidP="00FA6585">
      <w:pPr>
        <w:jc w:val="both"/>
        <w:rPr>
          <w:rFonts w:ascii="Arial" w:hAnsi="Arial" w:cs="Arial"/>
          <w:b/>
          <w:sz w:val="30"/>
          <w:szCs w:val="30"/>
        </w:rPr>
      </w:pPr>
    </w:p>
    <w:p w14:paraId="7192D8AB"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impacto dos investimentos sobre a renda?</w:t>
      </w:r>
    </w:p>
    <w:p w14:paraId="298F188D" w14:textId="77777777" w:rsidR="00A0049D" w:rsidRPr="00FA6585" w:rsidRDefault="00C93CE9" w:rsidP="00FA6585">
      <w:pPr>
        <w:pStyle w:val="Pargrafo"/>
        <w:spacing w:line="276" w:lineRule="auto"/>
        <w:rPr>
          <w:rFonts w:cs="Arial"/>
          <w:sz w:val="30"/>
          <w:szCs w:val="30"/>
        </w:rPr>
      </w:pPr>
      <w:r>
        <w:rPr>
          <w:rFonts w:cs="Arial"/>
          <w:sz w:val="30"/>
          <w:szCs w:val="30"/>
        </w:rPr>
        <w:t>E</w:t>
      </w:r>
      <w:r w:rsidRPr="00FA6585">
        <w:rPr>
          <w:rFonts w:cs="Arial"/>
          <w:sz w:val="30"/>
          <w:szCs w:val="30"/>
        </w:rPr>
        <w:t>ntre 2007 a 2011</w:t>
      </w:r>
      <w:r>
        <w:rPr>
          <w:rFonts w:cs="Arial"/>
          <w:sz w:val="30"/>
          <w:szCs w:val="30"/>
        </w:rPr>
        <w:t>, e</w:t>
      </w:r>
      <w:r w:rsidR="00A0049D" w:rsidRPr="00FA6585">
        <w:rPr>
          <w:rFonts w:cs="Arial"/>
          <w:sz w:val="30"/>
          <w:szCs w:val="30"/>
        </w:rPr>
        <w:t>stima-se que</w:t>
      </w:r>
      <w:r>
        <w:rPr>
          <w:rFonts w:cs="Arial"/>
          <w:sz w:val="30"/>
          <w:szCs w:val="30"/>
        </w:rPr>
        <w:t xml:space="preserve"> </w:t>
      </w:r>
      <w:r w:rsidR="00A0049D" w:rsidRPr="00FA6585">
        <w:rPr>
          <w:rFonts w:cs="Arial"/>
          <w:sz w:val="30"/>
          <w:szCs w:val="30"/>
        </w:rPr>
        <w:t xml:space="preserve">foram investidos aproximadamente R$ 404 bilhões no segmento de edificações e incorporação, </w:t>
      </w:r>
      <w:r>
        <w:rPr>
          <w:rFonts w:cs="Arial"/>
          <w:sz w:val="30"/>
          <w:szCs w:val="30"/>
        </w:rPr>
        <w:t>gerando</w:t>
      </w:r>
      <w:r w:rsidR="00A0049D" w:rsidRPr="00FA6585">
        <w:rPr>
          <w:rFonts w:cs="Arial"/>
          <w:sz w:val="30"/>
          <w:szCs w:val="30"/>
        </w:rPr>
        <w:t xml:space="preserve"> no próprio setor uma renda de cerca de R$ 202 bilhões </w:t>
      </w:r>
      <w:r>
        <w:rPr>
          <w:rFonts w:cs="Arial"/>
          <w:sz w:val="30"/>
          <w:szCs w:val="30"/>
        </w:rPr>
        <w:t>–</w:t>
      </w:r>
      <w:r w:rsidR="009F0197" w:rsidRPr="00FA6585">
        <w:rPr>
          <w:rFonts w:cs="Arial"/>
          <w:sz w:val="30"/>
          <w:szCs w:val="30"/>
        </w:rPr>
        <w:t xml:space="preserve"> </w:t>
      </w:r>
      <w:r w:rsidR="00A0049D" w:rsidRPr="00FA6585">
        <w:rPr>
          <w:rFonts w:cs="Arial"/>
          <w:sz w:val="30"/>
          <w:szCs w:val="30"/>
        </w:rPr>
        <w:t xml:space="preserve">ou uma renda média de R$ 40,5 bilhões por ano. </w:t>
      </w:r>
      <w:r>
        <w:rPr>
          <w:rFonts w:cs="Arial"/>
          <w:sz w:val="30"/>
          <w:szCs w:val="30"/>
        </w:rPr>
        <w:t>Avalia-se</w:t>
      </w:r>
      <w:r w:rsidR="00A0049D" w:rsidRPr="00FA6585">
        <w:rPr>
          <w:rFonts w:cs="Arial"/>
          <w:sz w:val="30"/>
          <w:szCs w:val="30"/>
        </w:rPr>
        <w:t xml:space="preserve"> que, na economia como um todo, foram gerados mais R$ 157,5 bilhões de renda </w:t>
      </w:r>
      <w:r>
        <w:rPr>
          <w:rFonts w:cs="Arial"/>
          <w:sz w:val="30"/>
          <w:szCs w:val="30"/>
        </w:rPr>
        <w:t xml:space="preserve">– </w:t>
      </w:r>
      <w:r w:rsidR="00A0049D" w:rsidRPr="00FA6585">
        <w:rPr>
          <w:rFonts w:cs="Arial"/>
          <w:sz w:val="30"/>
          <w:szCs w:val="30"/>
        </w:rPr>
        <w:t>R$</w:t>
      </w:r>
      <w:r w:rsidR="00F70263">
        <w:rPr>
          <w:rFonts w:cs="Arial"/>
          <w:sz w:val="30"/>
          <w:szCs w:val="30"/>
        </w:rPr>
        <w:t xml:space="preserve"> </w:t>
      </w:r>
      <w:r w:rsidR="00A0049D" w:rsidRPr="00FA6585">
        <w:rPr>
          <w:rFonts w:cs="Arial"/>
          <w:sz w:val="30"/>
          <w:szCs w:val="30"/>
        </w:rPr>
        <w:t>31,5 bilhõe</w:t>
      </w:r>
      <w:r>
        <w:rPr>
          <w:rFonts w:cs="Arial"/>
          <w:sz w:val="30"/>
          <w:szCs w:val="30"/>
        </w:rPr>
        <w:t>s ao ano</w:t>
      </w:r>
      <w:r w:rsidR="00A0049D" w:rsidRPr="00FA6585">
        <w:rPr>
          <w:rFonts w:cs="Arial"/>
          <w:sz w:val="30"/>
          <w:szCs w:val="30"/>
        </w:rPr>
        <w:t>. O efeito total dos investimentos do segmento de edificações e incorporação na renda do país foi, portanto, de R$ 359,72 bilhões (R$ 72 bilhões ao ano).</w:t>
      </w:r>
    </w:p>
    <w:p w14:paraId="71AD9995" w14:textId="77777777" w:rsidR="00FA284C" w:rsidRPr="00FA6585" w:rsidRDefault="00FA284C" w:rsidP="00FA6585">
      <w:pPr>
        <w:jc w:val="both"/>
        <w:rPr>
          <w:rFonts w:ascii="Arial" w:hAnsi="Arial" w:cs="Arial"/>
          <w:b/>
          <w:color w:val="000000"/>
          <w:sz w:val="30"/>
          <w:szCs w:val="30"/>
        </w:rPr>
      </w:pPr>
    </w:p>
    <w:p w14:paraId="2BE9EA75"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14:paraId="47D451C3" w14:textId="77777777"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14:paraId="375175B7" w14:textId="77777777" w:rsidR="009179C6" w:rsidRPr="00FA6585" w:rsidRDefault="009179C6" w:rsidP="00FA6585">
      <w:pPr>
        <w:jc w:val="both"/>
        <w:rPr>
          <w:rFonts w:ascii="Arial" w:eastAsia="Times New Roman" w:hAnsi="Arial" w:cs="Arial"/>
          <w:color w:val="222222"/>
          <w:sz w:val="30"/>
          <w:szCs w:val="30"/>
        </w:rPr>
      </w:pPr>
    </w:p>
    <w:p w14:paraId="4B1DB915" w14:textId="77777777" w:rsidR="009179C6" w:rsidRPr="00FA6585" w:rsidRDefault="009179C6" w:rsidP="00FA6585">
      <w:pPr>
        <w:spacing w:after="0"/>
        <w:jc w:val="both"/>
        <w:rPr>
          <w:rFonts w:ascii="Arial" w:hAnsi="Arial" w:cs="Arial"/>
          <w:sz w:val="30"/>
          <w:szCs w:val="30"/>
        </w:rPr>
      </w:pPr>
    </w:p>
    <w:p w14:paraId="4E523F08" w14:textId="77777777" w:rsidR="009179C6" w:rsidRPr="003F5591" w:rsidRDefault="003F5591">
      <w:pPr>
        <w:spacing w:after="200" w:line="276" w:lineRule="auto"/>
        <w:contextualSpacing/>
        <w:jc w:val="both"/>
        <w:rPr>
          <w:rFonts w:ascii="Arial" w:hAnsi="Arial" w:cs="Arial"/>
          <w:b/>
          <w:color w:val="000000"/>
          <w:sz w:val="30"/>
          <w:szCs w:val="30"/>
          <w:rPrChange w:id="582" w:author="Luiz Fernando Moura" w:date="2015-03-11T09:24:00Z">
            <w:rPr/>
          </w:rPrChange>
        </w:rPr>
        <w:pPrChange w:id="583" w:author="Luiz Fernando Moura" w:date="2015-03-11T09:24:00Z">
          <w:pPr>
            <w:pStyle w:val="PargrafodaLista"/>
            <w:numPr>
              <w:ilvl w:val="1"/>
              <w:numId w:val="5"/>
            </w:numPr>
            <w:spacing w:after="200" w:line="276" w:lineRule="auto"/>
            <w:ind w:left="375" w:hanging="375"/>
            <w:contextualSpacing/>
            <w:jc w:val="both"/>
          </w:pPr>
        </w:pPrChange>
      </w:pPr>
      <w:ins w:id="584" w:author="Luiz Fernando Moura" w:date="2015-03-11T09:24:00Z">
        <w:r>
          <w:rPr>
            <w:rFonts w:ascii="Arial" w:hAnsi="Arial" w:cs="Arial"/>
            <w:b/>
            <w:color w:val="000000"/>
            <w:sz w:val="30"/>
            <w:szCs w:val="30"/>
          </w:rPr>
          <w:t>4.4</w:t>
        </w:r>
      </w:ins>
      <w:r w:rsidR="009179C6" w:rsidRPr="003F5591">
        <w:rPr>
          <w:rFonts w:ascii="Arial" w:hAnsi="Arial" w:cs="Arial"/>
          <w:b/>
          <w:color w:val="000000"/>
          <w:sz w:val="30"/>
          <w:szCs w:val="30"/>
          <w:rPrChange w:id="585" w:author="Luiz Fernando Moura" w:date="2015-03-11T09:24:00Z">
            <w:rPr/>
          </w:rPrChange>
        </w:rPr>
        <w:t xml:space="preserve"> Arrecada</w:t>
      </w:r>
      <w:r w:rsidR="009179C6" w:rsidRPr="003F5591">
        <w:rPr>
          <w:rFonts w:ascii="Arial" w:hAnsi="Arial" w:cs="Arial" w:hint="cs"/>
          <w:b/>
          <w:color w:val="000000"/>
          <w:sz w:val="30"/>
          <w:szCs w:val="30"/>
          <w:rPrChange w:id="586" w:author="Luiz Fernando Moura" w:date="2015-03-11T09:24:00Z">
            <w:rPr>
              <w:rFonts w:hint="cs"/>
            </w:rPr>
          </w:rPrChange>
        </w:rPr>
        <w:t>çã</w:t>
      </w:r>
      <w:r w:rsidR="009179C6" w:rsidRPr="003F5591">
        <w:rPr>
          <w:rFonts w:ascii="Arial" w:hAnsi="Arial" w:cs="Arial"/>
          <w:b/>
          <w:color w:val="000000"/>
          <w:sz w:val="30"/>
          <w:szCs w:val="30"/>
          <w:rPrChange w:id="587" w:author="Luiz Fernando Moura" w:date="2015-03-11T09:24:00Z">
            <w:rPr/>
          </w:rPrChange>
        </w:rPr>
        <w:t xml:space="preserve">o </w:t>
      </w:r>
      <w:r w:rsidR="009179C6" w:rsidRPr="003F5591">
        <w:rPr>
          <w:rFonts w:ascii="Arial" w:hAnsi="Arial" w:cs="Arial" w:hint="cs"/>
          <w:b/>
          <w:color w:val="000000"/>
          <w:sz w:val="30"/>
          <w:szCs w:val="30"/>
          <w:rPrChange w:id="588" w:author="Luiz Fernando Moura" w:date="2015-03-11T09:24:00Z">
            <w:rPr>
              <w:rFonts w:hint="cs"/>
            </w:rPr>
          </w:rPrChange>
        </w:rPr>
        <w:t>–</w:t>
      </w:r>
      <w:r w:rsidR="009179C6" w:rsidRPr="003F5591">
        <w:rPr>
          <w:rFonts w:ascii="Arial" w:hAnsi="Arial" w:cs="Arial"/>
          <w:b/>
          <w:color w:val="000000"/>
          <w:sz w:val="30"/>
          <w:szCs w:val="30"/>
          <w:rPrChange w:id="589" w:author="Luiz Fernando Moura" w:date="2015-03-11T09:24:00Z">
            <w:rPr/>
          </w:rPrChange>
        </w:rPr>
        <w:t xml:space="preserve"> Total da contribui</w:t>
      </w:r>
      <w:r w:rsidR="009179C6" w:rsidRPr="003F5591">
        <w:rPr>
          <w:rFonts w:ascii="Arial" w:hAnsi="Arial" w:cs="Arial" w:hint="cs"/>
          <w:b/>
          <w:color w:val="000000"/>
          <w:sz w:val="30"/>
          <w:szCs w:val="30"/>
          <w:rPrChange w:id="590" w:author="Luiz Fernando Moura" w:date="2015-03-11T09:24:00Z">
            <w:rPr>
              <w:rFonts w:hint="cs"/>
            </w:rPr>
          </w:rPrChange>
        </w:rPr>
        <w:t>çã</w:t>
      </w:r>
      <w:r w:rsidR="009179C6" w:rsidRPr="003F5591">
        <w:rPr>
          <w:rFonts w:ascii="Arial" w:hAnsi="Arial" w:cs="Arial"/>
          <w:b/>
          <w:color w:val="000000"/>
          <w:sz w:val="30"/>
          <w:szCs w:val="30"/>
          <w:rPrChange w:id="591" w:author="Luiz Fernando Moura" w:date="2015-03-11T09:24:00Z">
            <w:rPr/>
          </w:rPrChange>
        </w:rPr>
        <w:t>o no exerc</w:t>
      </w:r>
      <w:r w:rsidR="009179C6" w:rsidRPr="003F5591">
        <w:rPr>
          <w:rFonts w:ascii="Arial" w:hAnsi="Arial" w:cs="Arial" w:hint="cs"/>
          <w:b/>
          <w:color w:val="000000"/>
          <w:sz w:val="30"/>
          <w:szCs w:val="30"/>
          <w:rPrChange w:id="592" w:author="Luiz Fernando Moura" w:date="2015-03-11T09:24:00Z">
            <w:rPr>
              <w:rFonts w:hint="cs"/>
            </w:rPr>
          </w:rPrChange>
        </w:rPr>
        <w:t>í</w:t>
      </w:r>
      <w:r w:rsidR="009179C6" w:rsidRPr="003F5591">
        <w:rPr>
          <w:rFonts w:ascii="Arial" w:hAnsi="Arial" w:cs="Arial"/>
          <w:b/>
          <w:color w:val="000000"/>
          <w:sz w:val="30"/>
          <w:szCs w:val="30"/>
          <w:rPrChange w:id="593" w:author="Luiz Fernando Moura" w:date="2015-03-11T09:24:00Z">
            <w:rPr/>
          </w:rPrChange>
        </w:rPr>
        <w:t>cio de 2013</w:t>
      </w:r>
    </w:p>
    <w:p w14:paraId="4448FF08" w14:textId="77777777"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14:paraId="3F6CA9AD" w14:textId="77777777" w:rsidR="009179C6" w:rsidRPr="00FA6585" w:rsidRDefault="009179C6" w:rsidP="00FA6585">
      <w:pPr>
        <w:jc w:val="both"/>
        <w:rPr>
          <w:rFonts w:ascii="Arial" w:hAnsi="Arial" w:cs="Arial"/>
          <w:sz w:val="30"/>
          <w:szCs w:val="30"/>
        </w:rPr>
      </w:pPr>
      <w:r w:rsidRPr="00FA6585">
        <w:rPr>
          <w:rFonts w:ascii="Arial" w:hAnsi="Arial" w:cs="Arial"/>
          <w:sz w:val="30"/>
          <w:szCs w:val="30"/>
        </w:rPr>
        <w:t>Incluindo os efeitos dos investimentos feitos sobre as demais atividades da economia, a arrecadação estimada passa para R$ 106,3 bilhões nos cinco anos (R$ 21 bilhões por ano, em média). Do total de tributos gerados na economia, 75% ficaram com o governo federal, o que equivale a R$ 80,1 bilhões (ou R$ 16 bilhões ao ano).</w:t>
      </w:r>
    </w:p>
    <w:p w14:paraId="46B62E89" w14:textId="77777777" w:rsidR="00C93CE9" w:rsidRDefault="00C93CE9" w:rsidP="00FA6585">
      <w:pPr>
        <w:jc w:val="both"/>
        <w:rPr>
          <w:rFonts w:ascii="Arial" w:hAnsi="Arial" w:cs="Arial"/>
          <w:b/>
          <w:color w:val="000000" w:themeColor="text1"/>
          <w:sz w:val="30"/>
          <w:szCs w:val="30"/>
        </w:rPr>
      </w:pPr>
    </w:p>
    <w:p w14:paraId="56240BB2"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14:paraId="3FE181E8"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14:paraId="49417DBE" w14:textId="77777777" w:rsidR="00D659DE" w:rsidRPr="00FA6585" w:rsidRDefault="00D659DE" w:rsidP="00FA6585">
      <w:pPr>
        <w:pStyle w:val="Pargrafo"/>
        <w:spacing w:line="276" w:lineRule="auto"/>
        <w:rPr>
          <w:rFonts w:cs="Arial"/>
          <w:sz w:val="30"/>
          <w:szCs w:val="30"/>
        </w:rPr>
      </w:pPr>
    </w:p>
    <w:p w14:paraId="7081C168" w14:textId="77777777"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14:paraId="3CE59563"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14:paraId="4EA0D24D" w14:textId="77777777" w:rsidR="009179C6" w:rsidRPr="00FA6585" w:rsidRDefault="009179C6" w:rsidP="00FA6585">
      <w:pPr>
        <w:pStyle w:val="Pargrafo"/>
        <w:spacing w:line="276" w:lineRule="auto"/>
        <w:rPr>
          <w:rFonts w:cs="Arial"/>
          <w:b/>
          <w:color w:val="FF0000"/>
          <w:sz w:val="30"/>
          <w:szCs w:val="30"/>
        </w:rPr>
      </w:pPr>
    </w:p>
    <w:p w14:paraId="0AB0BDED"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w:t>
      </w:r>
      <w:r w:rsidR="00633CE3">
        <w:rPr>
          <w:rFonts w:ascii="Arial" w:hAnsi="Arial" w:cs="Arial"/>
          <w:b/>
          <w:color w:val="000000" w:themeColor="text1"/>
          <w:sz w:val="30"/>
          <w:szCs w:val="30"/>
        </w:rPr>
        <w:t>incipais impostos</w:t>
      </w:r>
      <w:r w:rsidRPr="00FA6585">
        <w:rPr>
          <w:rFonts w:ascii="Arial" w:hAnsi="Arial" w:cs="Arial"/>
          <w:b/>
          <w:color w:val="000000" w:themeColor="text1"/>
          <w:sz w:val="30"/>
          <w:szCs w:val="30"/>
        </w:rPr>
        <w:t xml:space="preserve"> do setor?</w:t>
      </w:r>
    </w:p>
    <w:p w14:paraId="3972DA6E"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w:t>
      </w:r>
      <w:r w:rsidR="00633CE3">
        <w:rPr>
          <w:rFonts w:ascii="Arial" w:hAnsi="Arial" w:cs="Arial"/>
          <w:color w:val="000000" w:themeColor="text1"/>
          <w:sz w:val="30"/>
          <w:szCs w:val="30"/>
        </w:rPr>
        <w:t>ira decorrentes dos</w:t>
      </w:r>
      <w:r w:rsidRPr="00FA6585">
        <w:rPr>
          <w:rFonts w:ascii="Arial" w:hAnsi="Arial" w:cs="Arial"/>
          <w:color w:val="000000" w:themeColor="text1"/>
          <w:sz w:val="30"/>
          <w:szCs w:val="30"/>
        </w:rPr>
        <w:t xml:space="preserve"> tribu</w:t>
      </w:r>
      <w:r w:rsidR="00633CE3">
        <w:rPr>
          <w:rFonts w:ascii="Arial" w:hAnsi="Arial" w:cs="Arial"/>
          <w:color w:val="000000" w:themeColor="text1"/>
          <w:sz w:val="30"/>
          <w:szCs w:val="30"/>
        </w:rPr>
        <w:t xml:space="preserve">tos que incidem sobre </w:t>
      </w:r>
      <w:r w:rsidRPr="00FA6585">
        <w:rPr>
          <w:rFonts w:ascii="Arial" w:hAnsi="Arial" w:cs="Arial"/>
          <w:color w:val="000000" w:themeColor="text1"/>
          <w:sz w:val="30"/>
          <w:szCs w:val="30"/>
        </w:rPr>
        <w:t>a construção (</w:t>
      </w:r>
      <w:r w:rsidR="00633CE3">
        <w:rPr>
          <w:rFonts w:ascii="Arial" w:hAnsi="Arial" w:cs="Arial"/>
          <w:color w:val="000000" w:themeColor="text1"/>
          <w:sz w:val="30"/>
          <w:szCs w:val="30"/>
        </w:rPr>
        <w:t xml:space="preserve">CSSL, </w:t>
      </w:r>
      <w:r w:rsidR="00562448">
        <w:rPr>
          <w:rFonts w:ascii="Arial" w:hAnsi="Arial" w:cs="Arial"/>
          <w:color w:val="000000" w:themeColor="text1"/>
          <w:sz w:val="30"/>
          <w:szCs w:val="30"/>
        </w:rPr>
        <w:t>IRPJ,</w:t>
      </w:r>
      <w:ins w:id="594" w:author="Fabio B" w:date="2015-03-10T11:27:00Z">
        <w:r w:rsidR="000E7DDE">
          <w:rPr>
            <w:rFonts w:ascii="Arial" w:hAnsi="Arial" w:cs="Arial"/>
            <w:color w:val="000000" w:themeColor="text1"/>
            <w:sz w:val="30"/>
            <w:szCs w:val="30"/>
          </w:rPr>
          <w:t xml:space="preserve"> ISS,</w:t>
        </w:r>
      </w:ins>
      <w:r w:rsidR="00562448">
        <w:rPr>
          <w:rFonts w:ascii="Arial" w:hAnsi="Arial" w:cs="Arial"/>
          <w:color w:val="000000" w:themeColor="text1"/>
          <w:sz w:val="30"/>
          <w:szCs w:val="30"/>
        </w:rPr>
        <w:t xml:space="preserve"> </w:t>
      </w:r>
      <w:r w:rsidRPr="00FA6585">
        <w:rPr>
          <w:rFonts w:ascii="Arial" w:hAnsi="Arial" w:cs="Arial"/>
          <w:color w:val="000000" w:themeColor="text1"/>
          <w:sz w:val="30"/>
          <w:szCs w:val="30"/>
        </w:rPr>
        <w:t>ICMS, INSS,</w:t>
      </w:r>
      <w:ins w:id="595" w:author="Fabio B" w:date="2015-03-10T11:29:00Z">
        <w:r w:rsidR="000E7DDE">
          <w:rPr>
            <w:rFonts w:ascii="Arial" w:hAnsi="Arial" w:cs="Arial"/>
            <w:color w:val="000000" w:themeColor="text1"/>
            <w:sz w:val="30"/>
            <w:szCs w:val="30"/>
          </w:rPr>
          <w:t xml:space="preserve"> IPTU, ITBI,</w:t>
        </w:r>
      </w:ins>
      <w:r w:rsidRPr="00FA6585">
        <w:rPr>
          <w:rFonts w:ascii="Arial" w:hAnsi="Arial" w:cs="Arial"/>
          <w:color w:val="000000" w:themeColor="text1"/>
          <w:sz w:val="30"/>
          <w:szCs w:val="30"/>
        </w:rPr>
        <w:t xml:space="preserve"> PIS/PASEP, COFINS e IPI). </w:t>
      </w:r>
    </w:p>
    <w:p w14:paraId="063283AF" w14:textId="77777777" w:rsidR="009179C6" w:rsidDel="000E7DDE" w:rsidRDefault="009179C6" w:rsidP="00FA6585">
      <w:pPr>
        <w:jc w:val="both"/>
        <w:rPr>
          <w:del w:id="596" w:author="Fabio B" w:date="2015-03-10T11:28:00Z"/>
          <w:rFonts w:ascii="Arial" w:hAnsi="Arial" w:cs="Arial"/>
          <w:color w:val="000000" w:themeColor="text1"/>
          <w:sz w:val="30"/>
          <w:szCs w:val="30"/>
        </w:rPr>
      </w:pPr>
      <w:del w:id="597" w:author="Fabio B" w:date="2015-03-10T11:28:00Z">
        <w:r w:rsidRPr="00FA6585" w:rsidDel="000E7DDE">
          <w:rPr>
            <w:rFonts w:ascii="Arial" w:hAnsi="Arial" w:cs="Arial"/>
            <w:color w:val="000000" w:themeColor="text1"/>
            <w:sz w:val="30"/>
            <w:szCs w:val="30"/>
          </w:rPr>
          <w:delText>A principal base de dados usada para as simulações é</w:delText>
        </w:r>
        <w:r w:rsidR="002B07A9" w:rsidDel="000E7DDE">
          <w:rPr>
            <w:rFonts w:ascii="Arial" w:hAnsi="Arial" w:cs="Arial"/>
            <w:color w:val="000000" w:themeColor="text1"/>
            <w:sz w:val="30"/>
            <w:szCs w:val="30"/>
          </w:rPr>
          <w:delText xml:space="preserve"> a matriz insumo-produto de </w:delText>
        </w:r>
        <w:r w:rsidR="002B07A9" w:rsidRPr="002B07A9" w:rsidDel="000E7DDE">
          <w:rPr>
            <w:rFonts w:ascii="Arial" w:hAnsi="Arial" w:cs="Arial"/>
            <w:color w:val="000000" w:themeColor="text1"/>
            <w:sz w:val="30"/>
            <w:szCs w:val="30"/>
            <w:highlight w:val="yellow"/>
          </w:rPr>
          <w:delText>2013</w:delText>
        </w:r>
        <w:r w:rsidRPr="00FA6585" w:rsidDel="000E7DDE">
          <w:rPr>
            <w:rFonts w:ascii="Arial" w:hAnsi="Arial" w:cs="Arial"/>
            <w:color w:val="000000" w:themeColor="text1"/>
            <w:sz w:val="30"/>
            <w:szCs w:val="30"/>
          </w:rPr>
          <w:delText xml:space="preserve">, elaborada pelo IBGE. A metodologia utilizada permite calcular os impactos econômicos diretos (na própria construção) e indiretos (nas demais atividades produtivas) sobre renda, empregos, tributos, inflação e exportações. </w:delText>
        </w:r>
      </w:del>
    </w:p>
    <w:p w14:paraId="5AF27C42" w14:textId="77777777" w:rsidR="00496A61" w:rsidDel="000E7DDE" w:rsidRDefault="00496A61" w:rsidP="00FA6585">
      <w:pPr>
        <w:jc w:val="both"/>
        <w:rPr>
          <w:del w:id="598" w:author="Fabio B" w:date="2015-03-10T11:28:00Z"/>
          <w:rFonts w:ascii="Arial" w:hAnsi="Arial" w:cs="Arial"/>
          <w:color w:val="000000" w:themeColor="text1"/>
          <w:sz w:val="30"/>
          <w:szCs w:val="30"/>
        </w:rPr>
      </w:pPr>
    </w:p>
    <w:p w14:paraId="2395C5D9" w14:textId="77777777" w:rsidR="00496A61" w:rsidDel="000E7DDE" w:rsidRDefault="00496A61" w:rsidP="00FA6585">
      <w:pPr>
        <w:jc w:val="both"/>
        <w:rPr>
          <w:del w:id="599" w:author="Fabio B" w:date="2015-03-10T11:28:00Z"/>
          <w:rFonts w:ascii="Arial" w:hAnsi="Arial" w:cs="Arial"/>
          <w:color w:val="000000" w:themeColor="text1"/>
          <w:sz w:val="30"/>
          <w:szCs w:val="30"/>
        </w:rPr>
      </w:pPr>
    </w:p>
    <w:p w14:paraId="43D3CF74" w14:textId="77777777" w:rsidR="00496A61" w:rsidRPr="00496A61" w:rsidDel="000E7DDE" w:rsidRDefault="00496A61" w:rsidP="00496A61">
      <w:pPr>
        <w:pStyle w:val="PargrafodaLista"/>
        <w:numPr>
          <w:ilvl w:val="0"/>
          <w:numId w:val="13"/>
        </w:numPr>
        <w:jc w:val="both"/>
        <w:rPr>
          <w:del w:id="600" w:author="Fabio B" w:date="2015-03-10T11:28:00Z"/>
          <w:rFonts w:ascii="Arial" w:hAnsi="Arial" w:cs="Arial"/>
          <w:b/>
          <w:color w:val="000000"/>
          <w:sz w:val="30"/>
          <w:szCs w:val="30"/>
        </w:rPr>
      </w:pPr>
      <w:del w:id="601" w:author="Fabio B" w:date="2015-03-10T11:28:00Z">
        <w:r w:rsidRPr="00496A61" w:rsidDel="000E7DDE">
          <w:rPr>
            <w:rFonts w:ascii="Arial" w:hAnsi="Arial" w:cs="Arial"/>
            <w:b/>
            <w:color w:val="000000"/>
            <w:sz w:val="30"/>
            <w:szCs w:val="30"/>
            <w:u w:val="single"/>
          </w:rPr>
          <w:delText>CSLL</w:delText>
        </w:r>
        <w:r w:rsidDel="000E7DDE">
          <w:rPr>
            <w:rFonts w:ascii="Arial" w:hAnsi="Arial" w:cs="Arial"/>
            <w:b/>
            <w:color w:val="000000"/>
            <w:sz w:val="30"/>
            <w:szCs w:val="30"/>
          </w:rPr>
          <w:delText xml:space="preserve"> </w:delText>
        </w:r>
        <w:r w:rsidDel="000E7DDE">
          <w:rPr>
            <w:rFonts w:ascii="Arial" w:hAnsi="Arial" w:cs="Arial"/>
            <w:color w:val="000000"/>
            <w:sz w:val="30"/>
            <w:szCs w:val="30"/>
          </w:rPr>
          <w:delText>(Contribuição Social sobre o Lucro Líquido)</w:delText>
        </w:r>
      </w:del>
    </w:p>
    <w:p w14:paraId="2FCA62C5" w14:textId="77777777" w:rsidR="007F3C6E" w:rsidDel="000E7DDE" w:rsidRDefault="00496A61">
      <w:pPr>
        <w:ind w:left="708"/>
        <w:jc w:val="both"/>
        <w:rPr>
          <w:del w:id="602" w:author="Fabio B" w:date="2015-03-10T11:28:00Z"/>
          <w:rFonts w:ascii="Arial" w:hAnsi="Arial" w:cs="Arial"/>
          <w:color w:val="000000"/>
          <w:sz w:val="30"/>
          <w:szCs w:val="30"/>
        </w:rPr>
      </w:pPr>
      <w:del w:id="603" w:author="Fabio B" w:date="2015-03-10T11:28:00Z">
        <w:r w:rsidDel="000E7DDE">
          <w:rPr>
            <w:rFonts w:ascii="Arial" w:hAnsi="Arial" w:cs="Arial"/>
            <w:color w:val="000000"/>
            <w:sz w:val="30"/>
            <w:szCs w:val="30"/>
          </w:rPr>
          <w:delText xml:space="preserve">Incide sobre </w:delText>
        </w:r>
        <w:r w:rsidR="001C0EFD" w:rsidDel="000E7DDE">
          <w:rPr>
            <w:rFonts w:ascii="Arial" w:hAnsi="Arial" w:cs="Arial"/>
            <w:color w:val="000000"/>
            <w:sz w:val="30"/>
            <w:szCs w:val="30"/>
          </w:rPr>
          <w:delText>a base de cálculo (</w:delText>
        </w:r>
        <w:r w:rsidR="001635CF" w:rsidDel="000E7DDE">
          <w:rPr>
            <w:rFonts w:ascii="Arial" w:hAnsi="Arial" w:cs="Arial"/>
            <w:color w:val="000000"/>
            <w:sz w:val="30"/>
            <w:szCs w:val="30"/>
          </w:rPr>
          <w:delText>resultado</w:delText>
        </w:r>
        <w:r w:rsidDel="000E7DDE">
          <w:rPr>
            <w:rFonts w:ascii="Arial" w:hAnsi="Arial" w:cs="Arial"/>
            <w:color w:val="000000"/>
            <w:sz w:val="30"/>
            <w:szCs w:val="30"/>
          </w:rPr>
          <w:delText xml:space="preserve"> das empresas</w:delText>
        </w:r>
        <w:r w:rsidR="001635CF" w:rsidDel="000E7DDE">
          <w:rPr>
            <w:rFonts w:ascii="Arial" w:hAnsi="Arial" w:cs="Arial"/>
            <w:color w:val="000000"/>
            <w:sz w:val="30"/>
            <w:szCs w:val="30"/>
          </w:rPr>
          <w:delText xml:space="preserve"> tributadas pelo Lucro Real </w:delText>
        </w:r>
        <w:r w:rsidR="001C0EFD" w:rsidDel="000E7DDE">
          <w:rPr>
            <w:rFonts w:ascii="Arial" w:hAnsi="Arial" w:cs="Arial"/>
            <w:color w:val="000000"/>
            <w:sz w:val="30"/>
            <w:szCs w:val="30"/>
          </w:rPr>
          <w:delText>ou</w:delText>
        </w:r>
        <w:r w:rsidR="003C628B" w:rsidDel="000E7DDE">
          <w:rPr>
            <w:rFonts w:ascii="Arial" w:hAnsi="Arial" w:cs="Arial"/>
            <w:color w:val="000000"/>
            <w:sz w:val="30"/>
            <w:szCs w:val="30"/>
          </w:rPr>
          <w:delText xml:space="preserve"> sobre 8% da receita bruta nas empresas tributadas pelo Lucro Presumido</w:delText>
        </w:r>
        <w:r w:rsidR="001C0EFD" w:rsidDel="000E7DDE">
          <w:rPr>
            <w:rFonts w:ascii="Arial" w:hAnsi="Arial" w:cs="Arial"/>
            <w:color w:val="000000"/>
            <w:sz w:val="30"/>
            <w:szCs w:val="30"/>
          </w:rPr>
          <w:delText>)</w:delText>
        </w:r>
        <w:r w:rsidR="003C628B" w:rsidDel="000E7DDE">
          <w:rPr>
            <w:rFonts w:ascii="Arial" w:hAnsi="Arial" w:cs="Arial"/>
            <w:color w:val="000000"/>
            <w:sz w:val="30"/>
            <w:szCs w:val="30"/>
          </w:rPr>
          <w:delText>. Atualmente sua alíquota é de 9%.</w:delText>
        </w:r>
      </w:del>
    </w:p>
    <w:p w14:paraId="023BD9F1" w14:textId="77777777" w:rsidR="003C628B" w:rsidDel="000E7DDE" w:rsidRDefault="003C628B" w:rsidP="00496A61">
      <w:pPr>
        <w:jc w:val="both"/>
        <w:rPr>
          <w:del w:id="604" w:author="Fabio B" w:date="2015-03-10T11:28:00Z"/>
          <w:rFonts w:ascii="Arial" w:hAnsi="Arial" w:cs="Arial"/>
          <w:color w:val="000000"/>
          <w:sz w:val="30"/>
          <w:szCs w:val="30"/>
        </w:rPr>
      </w:pPr>
    </w:p>
    <w:p w14:paraId="4D2492C5" w14:textId="77777777" w:rsidR="00496A61" w:rsidRPr="003C628B" w:rsidDel="000E7DDE" w:rsidRDefault="003C628B" w:rsidP="003C628B">
      <w:pPr>
        <w:pStyle w:val="PargrafodaLista"/>
        <w:numPr>
          <w:ilvl w:val="0"/>
          <w:numId w:val="13"/>
        </w:numPr>
        <w:jc w:val="both"/>
        <w:rPr>
          <w:del w:id="605" w:author="Fabio B" w:date="2015-03-10T11:28:00Z"/>
          <w:rFonts w:ascii="Arial" w:hAnsi="Arial" w:cs="Arial"/>
          <w:b/>
          <w:color w:val="000000"/>
          <w:sz w:val="30"/>
          <w:szCs w:val="30"/>
          <w:u w:val="single"/>
        </w:rPr>
      </w:pPr>
      <w:del w:id="606" w:author="Fabio B" w:date="2015-03-10T11:28:00Z">
        <w:r w:rsidRPr="003C628B" w:rsidDel="000E7DDE">
          <w:rPr>
            <w:rFonts w:ascii="Arial" w:hAnsi="Arial" w:cs="Arial"/>
            <w:b/>
            <w:color w:val="000000"/>
            <w:sz w:val="30"/>
            <w:szCs w:val="30"/>
            <w:u w:val="single"/>
          </w:rPr>
          <w:delText>IRPJ</w:delText>
        </w:r>
        <w:r w:rsidDel="000E7DDE">
          <w:rPr>
            <w:rFonts w:ascii="Arial" w:hAnsi="Arial" w:cs="Arial"/>
            <w:b/>
            <w:color w:val="000000"/>
            <w:sz w:val="30"/>
            <w:szCs w:val="30"/>
            <w:u w:val="single"/>
          </w:rPr>
          <w:tab/>
        </w:r>
        <w:r w:rsidDel="000E7DDE">
          <w:rPr>
            <w:rFonts w:ascii="Arial" w:hAnsi="Arial" w:cs="Arial"/>
            <w:b/>
            <w:color w:val="000000"/>
            <w:sz w:val="30"/>
            <w:szCs w:val="30"/>
          </w:rPr>
          <w:tab/>
        </w:r>
        <w:r w:rsidDel="000E7DDE">
          <w:rPr>
            <w:rFonts w:ascii="Arial" w:hAnsi="Arial" w:cs="Arial"/>
            <w:color w:val="000000"/>
            <w:sz w:val="30"/>
            <w:szCs w:val="30"/>
          </w:rPr>
          <w:delText>(Imposto de Renda Pessoa Jurídica)</w:delText>
        </w:r>
      </w:del>
    </w:p>
    <w:p w14:paraId="0F1F6D75" w14:textId="77777777" w:rsidR="007F3C6E" w:rsidDel="000E7DDE" w:rsidRDefault="003C628B">
      <w:pPr>
        <w:ind w:left="708"/>
        <w:jc w:val="both"/>
        <w:rPr>
          <w:del w:id="607" w:author="Fabio B" w:date="2015-03-10T11:28:00Z"/>
          <w:rFonts w:ascii="Arial" w:hAnsi="Arial" w:cs="Arial"/>
          <w:color w:val="000000"/>
          <w:sz w:val="30"/>
          <w:szCs w:val="30"/>
        </w:rPr>
      </w:pPr>
      <w:del w:id="608" w:author="Fabio B" w:date="2015-03-10T11:28:00Z">
        <w:r w:rsidDel="000E7DDE">
          <w:rPr>
            <w:rFonts w:ascii="Arial" w:hAnsi="Arial" w:cs="Arial"/>
            <w:color w:val="000000"/>
            <w:sz w:val="30"/>
            <w:szCs w:val="30"/>
          </w:rPr>
          <w:delText xml:space="preserve">Incide sobre a base de cálculo </w:delText>
        </w:r>
        <w:r w:rsidR="001C0EFD" w:rsidDel="000E7DDE">
          <w:rPr>
            <w:rFonts w:ascii="Arial" w:hAnsi="Arial" w:cs="Arial"/>
            <w:color w:val="000000"/>
            <w:sz w:val="30"/>
            <w:szCs w:val="30"/>
          </w:rPr>
          <w:delText>(</w:delText>
        </w:r>
        <w:r w:rsidDel="000E7DDE">
          <w:rPr>
            <w:rFonts w:ascii="Arial" w:hAnsi="Arial" w:cs="Arial"/>
            <w:color w:val="000000"/>
            <w:sz w:val="30"/>
            <w:szCs w:val="30"/>
          </w:rPr>
          <w:delText>resultado das empresas tributadas pelo Lucro Real ou sobre 8% da receita bruta nas empresas tributadas pelo Lucro Presumido</w:delText>
        </w:r>
        <w:r w:rsidR="001C0EFD" w:rsidDel="000E7DDE">
          <w:rPr>
            <w:rFonts w:ascii="Arial" w:hAnsi="Arial" w:cs="Arial"/>
            <w:color w:val="000000"/>
            <w:sz w:val="30"/>
            <w:szCs w:val="30"/>
          </w:rPr>
          <w:delText>)</w:delText>
        </w:r>
        <w:r w:rsidDel="000E7DDE">
          <w:rPr>
            <w:rFonts w:ascii="Arial" w:hAnsi="Arial" w:cs="Arial"/>
            <w:color w:val="000000"/>
            <w:sz w:val="30"/>
            <w:szCs w:val="30"/>
          </w:rPr>
          <w:delText>. Atualmente sua alíquota é de 15%.</w:delText>
        </w:r>
      </w:del>
    </w:p>
    <w:p w14:paraId="43B6DC79" w14:textId="77777777" w:rsidR="007F3C6E" w:rsidDel="000E7DDE" w:rsidRDefault="003C628B">
      <w:pPr>
        <w:ind w:left="708"/>
        <w:jc w:val="both"/>
        <w:rPr>
          <w:del w:id="609" w:author="Fabio B" w:date="2015-03-10T11:28:00Z"/>
          <w:rFonts w:ascii="Arial" w:hAnsi="Arial" w:cs="Arial"/>
          <w:color w:val="000000"/>
          <w:sz w:val="30"/>
          <w:szCs w:val="30"/>
        </w:rPr>
      </w:pPr>
      <w:del w:id="610" w:author="Fabio B" w:date="2015-03-10T11:28:00Z">
        <w:r w:rsidDel="000E7DDE">
          <w:rPr>
            <w:rFonts w:ascii="Arial" w:hAnsi="Arial" w:cs="Arial"/>
            <w:color w:val="000000"/>
            <w:sz w:val="30"/>
            <w:szCs w:val="30"/>
          </w:rPr>
          <w:delText>Nos casos em que o resultado for superior a R$</w:delText>
        </w:r>
        <w:r w:rsidR="00734BFE" w:rsidDel="000E7DDE">
          <w:rPr>
            <w:rFonts w:ascii="Arial" w:hAnsi="Arial" w:cs="Arial"/>
            <w:color w:val="000000"/>
            <w:sz w:val="30"/>
            <w:szCs w:val="30"/>
          </w:rPr>
          <w:delText xml:space="preserve"> </w:delText>
        </w:r>
        <w:r w:rsidDel="000E7DDE">
          <w:rPr>
            <w:rFonts w:ascii="Arial" w:hAnsi="Arial" w:cs="Arial"/>
            <w:color w:val="000000"/>
            <w:sz w:val="30"/>
            <w:szCs w:val="30"/>
          </w:rPr>
          <w:delText>180.000,00 no trimestre, há um adicional de 10% sobre a base de cálculo deduzida de R$</w:delText>
        </w:r>
        <w:r w:rsidR="00734BFE" w:rsidDel="000E7DDE">
          <w:rPr>
            <w:rFonts w:ascii="Arial" w:hAnsi="Arial" w:cs="Arial"/>
            <w:color w:val="000000"/>
            <w:sz w:val="30"/>
            <w:szCs w:val="30"/>
          </w:rPr>
          <w:delText xml:space="preserve"> </w:delText>
        </w:r>
        <w:r w:rsidDel="000E7DDE">
          <w:rPr>
            <w:rFonts w:ascii="Arial" w:hAnsi="Arial" w:cs="Arial"/>
            <w:color w:val="000000"/>
            <w:sz w:val="30"/>
            <w:szCs w:val="30"/>
          </w:rPr>
          <w:delText>180.000,00.</w:delText>
        </w:r>
      </w:del>
    </w:p>
    <w:p w14:paraId="5934E5EC" w14:textId="77777777" w:rsidR="003C628B" w:rsidDel="000E7DDE" w:rsidRDefault="003C628B" w:rsidP="003C628B">
      <w:pPr>
        <w:jc w:val="both"/>
        <w:rPr>
          <w:ins w:id="611" w:author="André" w:date="2015-03-09T12:06:00Z"/>
          <w:del w:id="612" w:author="Fabio B" w:date="2015-03-10T11:28:00Z"/>
          <w:rFonts w:ascii="Arial" w:hAnsi="Arial" w:cs="Arial"/>
          <w:b/>
          <w:color w:val="000000"/>
          <w:sz w:val="30"/>
          <w:szCs w:val="30"/>
          <w:u w:val="single"/>
        </w:rPr>
      </w:pPr>
    </w:p>
    <w:p w14:paraId="5D657203" w14:textId="77777777" w:rsidR="004B3E82" w:rsidRPr="0069109C" w:rsidDel="000E7DDE" w:rsidRDefault="004B3E82" w:rsidP="004B3E82">
      <w:pPr>
        <w:pStyle w:val="PargrafodaLista"/>
        <w:numPr>
          <w:ilvl w:val="0"/>
          <w:numId w:val="13"/>
        </w:numPr>
        <w:jc w:val="both"/>
        <w:rPr>
          <w:ins w:id="613" w:author="André" w:date="2015-03-09T12:06:00Z"/>
          <w:del w:id="614" w:author="Fabio B" w:date="2015-03-10T11:28:00Z"/>
          <w:rFonts w:ascii="Arial" w:hAnsi="Arial" w:cs="Arial"/>
          <w:b/>
          <w:color w:val="000000"/>
          <w:sz w:val="30"/>
          <w:szCs w:val="30"/>
          <w:u w:val="single"/>
        </w:rPr>
      </w:pPr>
      <w:ins w:id="615" w:author="André" w:date="2015-03-09T12:06:00Z">
        <w:del w:id="616" w:author="Fabio B" w:date="2015-03-10T11:28:00Z">
          <w:r w:rsidRPr="0069109C" w:rsidDel="000E7DDE">
            <w:rPr>
              <w:rFonts w:ascii="Arial" w:hAnsi="Arial" w:cs="Arial"/>
              <w:b/>
              <w:color w:val="000000"/>
              <w:sz w:val="30"/>
              <w:szCs w:val="30"/>
              <w:u w:val="single"/>
            </w:rPr>
            <w:delText>ISS  (Imposto Sobre Serviços)</w:delText>
          </w:r>
        </w:del>
      </w:ins>
    </w:p>
    <w:p w14:paraId="17D3D0C8" w14:textId="77777777" w:rsidR="004B3E82" w:rsidDel="000E7DDE" w:rsidRDefault="004B3E82">
      <w:pPr>
        <w:ind w:left="708"/>
        <w:jc w:val="both"/>
        <w:rPr>
          <w:ins w:id="617" w:author="André" w:date="2015-03-09T12:06:00Z"/>
          <w:del w:id="618" w:author="Fabio B" w:date="2015-03-10T11:28:00Z"/>
          <w:rFonts w:ascii="Arial" w:hAnsi="Arial" w:cs="Arial"/>
          <w:color w:val="000000"/>
          <w:sz w:val="30"/>
          <w:szCs w:val="30"/>
        </w:rPr>
        <w:pPrChange w:id="619" w:author="André" w:date="2015-03-09T12:06:00Z">
          <w:pPr>
            <w:jc w:val="both"/>
          </w:pPr>
        </w:pPrChange>
      </w:pPr>
      <w:ins w:id="620" w:author="André" w:date="2015-03-09T12:06:00Z">
        <w:del w:id="621" w:author="Fabio B" w:date="2015-03-10T11:28:00Z">
          <w:r w:rsidDel="000E7DDE">
            <w:rPr>
              <w:rFonts w:ascii="Arial" w:hAnsi="Arial" w:cs="Arial"/>
              <w:color w:val="000000"/>
              <w:sz w:val="30"/>
              <w:szCs w:val="30"/>
            </w:rPr>
            <w:delText>Tributo municipal que incide sobre todos os serviços utilizados parta a construção de um empreendimento. Em regra, sua alíquota é de 5%.</w:delText>
          </w:r>
        </w:del>
      </w:ins>
    </w:p>
    <w:p w14:paraId="33FD4D84" w14:textId="77777777" w:rsidR="004B3E82" w:rsidDel="000E7DDE" w:rsidRDefault="004B3E82">
      <w:pPr>
        <w:ind w:left="708"/>
        <w:jc w:val="both"/>
        <w:rPr>
          <w:ins w:id="622" w:author="André" w:date="2015-03-09T12:06:00Z"/>
          <w:del w:id="623" w:author="Fabio B" w:date="2015-03-10T11:28:00Z"/>
          <w:rFonts w:ascii="Arial" w:hAnsi="Arial" w:cs="Arial"/>
          <w:color w:val="000000"/>
          <w:sz w:val="30"/>
          <w:szCs w:val="30"/>
        </w:rPr>
        <w:pPrChange w:id="624" w:author="André" w:date="2015-03-09T12:06:00Z">
          <w:pPr>
            <w:jc w:val="both"/>
          </w:pPr>
        </w:pPrChange>
      </w:pPr>
      <w:ins w:id="625" w:author="André" w:date="2015-03-09T12:06:00Z">
        <w:del w:id="626" w:author="Fabio B" w:date="2015-03-10T11:28:00Z">
          <w:r w:rsidDel="000E7DDE">
            <w:rPr>
              <w:rFonts w:ascii="Arial" w:hAnsi="Arial" w:cs="Arial"/>
              <w:color w:val="000000"/>
              <w:sz w:val="30"/>
              <w:szCs w:val="30"/>
            </w:rPr>
            <w:delText>Estima-se que, em média, 40% do custo de construção de um empreendimento seja custo de mão de obra, logo podemos avaliar o peso deste tributo na cadeia construtiva.</w:delText>
          </w:r>
        </w:del>
      </w:ins>
    </w:p>
    <w:p w14:paraId="17939806" w14:textId="77777777" w:rsidR="004B3E82" w:rsidRPr="003C628B" w:rsidDel="000E7DDE" w:rsidRDefault="004B3E82" w:rsidP="003C628B">
      <w:pPr>
        <w:jc w:val="both"/>
        <w:rPr>
          <w:del w:id="627" w:author="Fabio B" w:date="2015-03-10T11:28:00Z"/>
          <w:rFonts w:ascii="Arial" w:hAnsi="Arial" w:cs="Arial"/>
          <w:b/>
          <w:color w:val="000000"/>
          <w:sz w:val="30"/>
          <w:szCs w:val="30"/>
          <w:u w:val="single"/>
        </w:rPr>
      </w:pPr>
    </w:p>
    <w:p w14:paraId="143BD435" w14:textId="77777777" w:rsidR="00496A61" w:rsidRPr="00496A61" w:rsidDel="000E7DDE" w:rsidRDefault="00496A61" w:rsidP="00496A61">
      <w:pPr>
        <w:pStyle w:val="PargrafodaLista"/>
        <w:jc w:val="both"/>
        <w:rPr>
          <w:del w:id="628" w:author="Fabio B" w:date="2015-03-10T11:28:00Z"/>
          <w:rFonts w:ascii="Arial" w:hAnsi="Arial" w:cs="Arial"/>
          <w:b/>
          <w:color w:val="000000"/>
          <w:sz w:val="30"/>
          <w:szCs w:val="30"/>
        </w:rPr>
      </w:pPr>
    </w:p>
    <w:p w14:paraId="5648A74E" w14:textId="77777777" w:rsidR="009179C6" w:rsidRPr="00FA6585" w:rsidDel="000E7DDE" w:rsidRDefault="009179C6" w:rsidP="00FA6585">
      <w:pPr>
        <w:pStyle w:val="Pargrafo"/>
        <w:numPr>
          <w:ilvl w:val="0"/>
          <w:numId w:val="6"/>
        </w:numPr>
        <w:spacing w:line="276" w:lineRule="auto"/>
        <w:rPr>
          <w:del w:id="629" w:author="Fabio B" w:date="2015-03-10T11:28:00Z"/>
          <w:rFonts w:cs="Arial"/>
          <w:sz w:val="30"/>
          <w:szCs w:val="30"/>
        </w:rPr>
      </w:pPr>
      <w:del w:id="630" w:author="Fabio B" w:date="2015-03-10T11:28:00Z">
        <w:r w:rsidRPr="00FA6585" w:rsidDel="000E7DDE">
          <w:rPr>
            <w:rFonts w:cs="Arial"/>
            <w:b/>
            <w:sz w:val="30"/>
            <w:szCs w:val="30"/>
            <w:u w:val="single"/>
          </w:rPr>
          <w:delText>ICMS</w:delText>
        </w:r>
        <w:r w:rsidR="009912B6" w:rsidRPr="00FA6585" w:rsidDel="000E7DDE">
          <w:rPr>
            <w:rFonts w:cs="Arial"/>
            <w:b/>
            <w:sz w:val="30"/>
            <w:szCs w:val="30"/>
            <w:u w:val="single"/>
          </w:rPr>
          <w:delText xml:space="preserve"> </w:delText>
        </w:r>
        <w:r w:rsidR="009912B6" w:rsidRPr="00FA6585" w:rsidDel="000E7DDE">
          <w:rPr>
            <w:rFonts w:cs="Arial"/>
            <w:sz w:val="30"/>
            <w:szCs w:val="30"/>
          </w:rPr>
          <w:delText>(</w:delText>
        </w:r>
        <w:r w:rsidR="003F743B" w:rsidRPr="00FA6585" w:rsidDel="000E7DDE">
          <w:rPr>
            <w:rFonts w:cs="Arial"/>
            <w:sz w:val="30"/>
            <w:szCs w:val="30"/>
          </w:rPr>
          <w:delText>Imposto sobre Circulação de Mercadorias e Serviços)</w:delText>
        </w:r>
      </w:del>
    </w:p>
    <w:p w14:paraId="3C474210" w14:textId="77777777" w:rsidR="007F3C6E" w:rsidDel="000E7DDE" w:rsidRDefault="009179C6">
      <w:pPr>
        <w:pStyle w:val="Pargrafo"/>
        <w:spacing w:line="276" w:lineRule="auto"/>
        <w:ind w:left="708"/>
        <w:rPr>
          <w:del w:id="631" w:author="Fabio B" w:date="2015-03-10T11:28:00Z"/>
          <w:rFonts w:cs="Arial"/>
          <w:sz w:val="30"/>
          <w:szCs w:val="30"/>
        </w:rPr>
      </w:pPr>
      <w:del w:id="632" w:author="Fabio B" w:date="2015-03-10T11:28:00Z">
        <w:r w:rsidRPr="00FA6585" w:rsidDel="000E7DDE">
          <w:rPr>
            <w:rFonts w:cs="Arial"/>
            <w:sz w:val="30"/>
            <w:szCs w:val="30"/>
          </w:rPr>
          <w:delText xml:space="preserve">É um dos tributos </w:delText>
        </w:r>
        <w:r w:rsidR="00734BFE" w:rsidDel="000E7DDE">
          <w:rPr>
            <w:rFonts w:cs="Arial"/>
            <w:sz w:val="30"/>
            <w:szCs w:val="30"/>
          </w:rPr>
          <w:delText>com</w:delText>
        </w:r>
        <w:r w:rsidRPr="00FA6585" w:rsidDel="000E7DDE">
          <w:rPr>
            <w:rFonts w:cs="Arial"/>
            <w:sz w:val="30"/>
            <w:szCs w:val="30"/>
          </w:rPr>
          <w:delText xml:space="preserve"> maior peso na carga tributária total da cadeia de construção, representando 15% da arrecadação do setor da construção civil</w:delText>
        </w:r>
        <w:r w:rsidR="00734BFE" w:rsidDel="000E7DDE">
          <w:rPr>
            <w:rFonts w:cs="Arial"/>
            <w:sz w:val="30"/>
            <w:szCs w:val="30"/>
          </w:rPr>
          <w:delText>.</w:delText>
        </w:r>
      </w:del>
    </w:p>
    <w:p w14:paraId="14BE3AC7" w14:textId="77777777" w:rsidR="009179C6" w:rsidRPr="00FA6585" w:rsidDel="000E7DDE" w:rsidRDefault="009179C6" w:rsidP="00FA6585">
      <w:pPr>
        <w:pStyle w:val="Pargrafo"/>
        <w:spacing w:line="276" w:lineRule="auto"/>
        <w:rPr>
          <w:del w:id="633" w:author="Fabio B" w:date="2015-03-10T11:28:00Z"/>
          <w:rFonts w:cs="Arial"/>
          <w:sz w:val="30"/>
          <w:szCs w:val="30"/>
        </w:rPr>
      </w:pPr>
    </w:p>
    <w:p w14:paraId="60E1AB66" w14:textId="77777777" w:rsidR="009179C6" w:rsidRPr="00FA6585" w:rsidDel="000E7DDE" w:rsidRDefault="009179C6" w:rsidP="00FA6585">
      <w:pPr>
        <w:pStyle w:val="Pargrafo"/>
        <w:numPr>
          <w:ilvl w:val="0"/>
          <w:numId w:val="6"/>
        </w:numPr>
        <w:spacing w:line="276" w:lineRule="auto"/>
        <w:rPr>
          <w:del w:id="634" w:author="Fabio B" w:date="2015-03-10T11:28:00Z"/>
          <w:rFonts w:cs="Arial"/>
          <w:b/>
          <w:sz w:val="30"/>
          <w:szCs w:val="30"/>
          <w:u w:val="single"/>
        </w:rPr>
      </w:pPr>
      <w:del w:id="635" w:author="Fabio B" w:date="2015-03-10T11:28:00Z">
        <w:r w:rsidRPr="00FA6585" w:rsidDel="000E7DDE">
          <w:rPr>
            <w:rFonts w:cs="Arial"/>
            <w:b/>
            <w:sz w:val="30"/>
            <w:szCs w:val="30"/>
            <w:u w:val="single"/>
          </w:rPr>
          <w:delText xml:space="preserve">INSS </w:delText>
        </w:r>
        <w:r w:rsidR="006E54D6" w:rsidRPr="00FA6585" w:rsidDel="000E7DDE">
          <w:rPr>
            <w:rFonts w:cs="Arial"/>
            <w:sz w:val="30"/>
            <w:szCs w:val="30"/>
          </w:rPr>
          <w:delText>(Instituto Nacional de Seguridade Social)</w:delText>
        </w:r>
        <w:r w:rsidR="00915831" w:rsidRPr="00FA6585" w:rsidDel="000E7DDE">
          <w:rPr>
            <w:rFonts w:cs="Arial"/>
            <w:sz w:val="30"/>
            <w:szCs w:val="30"/>
          </w:rPr>
          <w:delText xml:space="preserve"> </w:delText>
        </w:r>
      </w:del>
    </w:p>
    <w:p w14:paraId="4C79505B" w14:textId="77777777" w:rsidR="007F3C6E" w:rsidDel="000E7DDE" w:rsidRDefault="009179C6">
      <w:pPr>
        <w:pStyle w:val="Pargrafo"/>
        <w:spacing w:line="276" w:lineRule="auto"/>
        <w:ind w:left="708"/>
        <w:rPr>
          <w:del w:id="636" w:author="Fabio B" w:date="2015-03-10T11:28:00Z"/>
          <w:rFonts w:cs="Arial"/>
          <w:sz w:val="30"/>
          <w:szCs w:val="30"/>
        </w:rPr>
      </w:pPr>
      <w:del w:id="637" w:author="Fabio B" w:date="2015-03-10T11:28:00Z">
        <w:r w:rsidRPr="00FA6585" w:rsidDel="000E7DDE">
          <w:rPr>
            <w:rFonts w:cs="Arial"/>
            <w:sz w:val="30"/>
            <w:szCs w:val="30"/>
          </w:rPr>
          <w:delText>O custo da mão de obra sempre teve peso importante nos custos totais da construção. Com o mercado de trabalho aquecido, passou a representar mais de 50%. O INSS representa parte importante do custo do empregado (33%) e também da carga tributária da cadeia</w:delText>
        </w:r>
      </w:del>
    </w:p>
    <w:p w14:paraId="650C86E7" w14:textId="77777777" w:rsidR="009179C6" w:rsidRPr="00FA6585" w:rsidDel="000E7DDE" w:rsidRDefault="009179C6" w:rsidP="00FA6585">
      <w:pPr>
        <w:pStyle w:val="Pargrafo"/>
        <w:spacing w:line="276" w:lineRule="auto"/>
        <w:rPr>
          <w:del w:id="638" w:author="Fabio B" w:date="2015-03-10T11:28:00Z"/>
          <w:rFonts w:cs="Arial"/>
          <w:sz w:val="30"/>
          <w:szCs w:val="30"/>
        </w:rPr>
      </w:pPr>
    </w:p>
    <w:p w14:paraId="2CA02F93" w14:textId="77777777" w:rsidR="009179C6" w:rsidRPr="00FA6585" w:rsidDel="000E7DDE" w:rsidRDefault="009179C6" w:rsidP="00FA6585">
      <w:pPr>
        <w:pStyle w:val="Pargrafo"/>
        <w:numPr>
          <w:ilvl w:val="0"/>
          <w:numId w:val="6"/>
        </w:numPr>
        <w:spacing w:line="276" w:lineRule="auto"/>
        <w:rPr>
          <w:del w:id="639" w:author="Fabio B" w:date="2015-03-10T11:28:00Z"/>
          <w:rFonts w:cs="Arial"/>
          <w:sz w:val="30"/>
          <w:szCs w:val="30"/>
        </w:rPr>
      </w:pPr>
      <w:del w:id="640" w:author="Fabio B" w:date="2015-03-10T11:28:00Z">
        <w:r w:rsidRPr="00FA6585" w:rsidDel="000E7DDE">
          <w:rPr>
            <w:rFonts w:cs="Arial"/>
            <w:b/>
            <w:sz w:val="30"/>
            <w:szCs w:val="30"/>
            <w:u w:val="single"/>
          </w:rPr>
          <w:delText>PIS</w:delText>
        </w:r>
        <w:r w:rsidR="006758EF" w:rsidRPr="00FA6585" w:rsidDel="000E7DDE">
          <w:rPr>
            <w:rFonts w:cs="Arial"/>
            <w:b/>
            <w:sz w:val="30"/>
            <w:szCs w:val="30"/>
            <w:u w:val="single"/>
          </w:rPr>
          <w:delText xml:space="preserve"> </w:delText>
        </w:r>
        <w:r w:rsidR="006758EF" w:rsidRPr="00FA6585" w:rsidDel="000E7DDE">
          <w:rPr>
            <w:rFonts w:cs="Arial"/>
            <w:sz w:val="30"/>
            <w:szCs w:val="30"/>
          </w:rPr>
          <w:delText>(Programa de Integração Social)</w:delText>
        </w:r>
        <w:r w:rsidR="00734BFE" w:rsidDel="000E7DDE">
          <w:rPr>
            <w:rFonts w:cs="Arial"/>
            <w:sz w:val="30"/>
            <w:szCs w:val="30"/>
          </w:rPr>
          <w:delText xml:space="preserve"> </w:delText>
        </w:r>
        <w:r w:rsidRPr="00FA6585" w:rsidDel="000E7DDE">
          <w:rPr>
            <w:rFonts w:cs="Arial"/>
            <w:sz w:val="30"/>
            <w:szCs w:val="30"/>
          </w:rPr>
          <w:delText>/</w:delText>
        </w:r>
        <w:r w:rsidR="00EB2514" w:rsidRPr="00FA6585" w:rsidDel="000E7DDE">
          <w:rPr>
            <w:rFonts w:cs="Arial"/>
            <w:sz w:val="30"/>
            <w:szCs w:val="30"/>
          </w:rPr>
          <w:delText xml:space="preserve"> </w:delText>
        </w:r>
        <w:r w:rsidRPr="00FA6585" w:rsidDel="000E7DDE">
          <w:rPr>
            <w:rFonts w:cs="Arial"/>
            <w:b/>
            <w:sz w:val="30"/>
            <w:szCs w:val="30"/>
            <w:u w:val="single"/>
          </w:rPr>
          <w:delText>PASEP</w:delText>
        </w:r>
        <w:r w:rsidR="00915831" w:rsidRPr="00FA6585" w:rsidDel="000E7DDE">
          <w:rPr>
            <w:rFonts w:cs="Arial"/>
            <w:sz w:val="30"/>
            <w:szCs w:val="30"/>
          </w:rPr>
          <w:delText xml:space="preserve"> (Programa de Formação do </w:delText>
        </w:r>
        <w:r w:rsidR="00FA2077" w:rsidRPr="00FA6585" w:rsidDel="000E7DDE">
          <w:rPr>
            <w:rFonts w:cs="Arial"/>
            <w:sz w:val="30"/>
            <w:szCs w:val="30"/>
          </w:rPr>
          <w:delText>Patrimônio do Servidor Público)</w:delText>
        </w:r>
        <w:r w:rsidR="00734BFE" w:rsidDel="000E7DDE">
          <w:rPr>
            <w:rFonts w:cs="Arial"/>
            <w:sz w:val="30"/>
            <w:szCs w:val="30"/>
          </w:rPr>
          <w:delText xml:space="preserve"> </w:delText>
        </w:r>
        <w:r w:rsidRPr="00FA6585" w:rsidDel="000E7DDE">
          <w:rPr>
            <w:rFonts w:cs="Arial"/>
            <w:sz w:val="30"/>
            <w:szCs w:val="30"/>
          </w:rPr>
          <w:delText>/</w:delText>
        </w:r>
        <w:r w:rsidR="00EB2514" w:rsidRPr="00FA6585" w:rsidDel="000E7DDE">
          <w:rPr>
            <w:rFonts w:cs="Arial"/>
            <w:sz w:val="30"/>
            <w:szCs w:val="30"/>
          </w:rPr>
          <w:delText xml:space="preserve"> </w:delText>
        </w:r>
        <w:r w:rsidRPr="00FA6585" w:rsidDel="000E7DDE">
          <w:rPr>
            <w:rFonts w:cs="Arial"/>
            <w:b/>
            <w:sz w:val="30"/>
            <w:szCs w:val="30"/>
            <w:u w:val="single"/>
          </w:rPr>
          <w:delText>COFINS</w:delText>
        </w:r>
        <w:r w:rsidRPr="00FA6585" w:rsidDel="000E7DDE">
          <w:rPr>
            <w:rFonts w:cs="Arial"/>
            <w:sz w:val="30"/>
            <w:szCs w:val="30"/>
          </w:rPr>
          <w:delText xml:space="preserve"> </w:delText>
        </w:r>
        <w:r w:rsidR="006758EF" w:rsidRPr="00FA6585" w:rsidDel="000E7DDE">
          <w:rPr>
            <w:rFonts w:cs="Arial"/>
            <w:sz w:val="30"/>
            <w:szCs w:val="30"/>
          </w:rPr>
          <w:delText>(</w:delText>
        </w:r>
        <w:r w:rsidR="00915831" w:rsidRPr="00FA6585" w:rsidDel="000E7DDE">
          <w:rPr>
            <w:rFonts w:cs="Arial"/>
            <w:sz w:val="30"/>
            <w:szCs w:val="30"/>
          </w:rPr>
          <w:delText xml:space="preserve">Contribuição para o Financiamento da Seguridade Social) </w:delText>
        </w:r>
      </w:del>
    </w:p>
    <w:p w14:paraId="184DE436" w14:textId="77777777" w:rsidR="007F3C6E" w:rsidDel="000E7DDE" w:rsidRDefault="009179C6">
      <w:pPr>
        <w:pStyle w:val="Pargrafo"/>
        <w:spacing w:line="276" w:lineRule="auto"/>
        <w:ind w:left="708"/>
        <w:rPr>
          <w:del w:id="641" w:author="Fabio B" w:date="2015-03-10T11:28:00Z"/>
          <w:rFonts w:cs="Arial"/>
          <w:sz w:val="30"/>
          <w:szCs w:val="30"/>
        </w:rPr>
      </w:pPr>
      <w:del w:id="642" w:author="Fabio B" w:date="2015-03-10T11:28:00Z">
        <w:r w:rsidRPr="00FA6585" w:rsidDel="000E7DDE">
          <w:rPr>
            <w:rFonts w:cs="Arial"/>
            <w:sz w:val="30"/>
            <w:szCs w:val="30"/>
          </w:rPr>
          <w:delText xml:space="preserve">O estudo estima também o efeito reverso do fim das desonerações já realizadas, mostrando o resultado da elevação das alíquotas do PIS/PASEP e da Cofins de 3,65% para 9,25%, caso a construção passasse a ser tributada no regime não-cumulativo. Os efeitos seriam negativos sobre o </w:delText>
        </w:r>
        <w:r w:rsidR="00734BFE" w:rsidDel="000E7DDE">
          <w:rPr>
            <w:rFonts w:cs="Arial"/>
            <w:sz w:val="30"/>
            <w:szCs w:val="30"/>
          </w:rPr>
          <w:delText xml:space="preserve">valor </w:delText>
        </w:r>
        <w:r w:rsidR="00EF78D7" w:rsidDel="000E7DDE">
          <w:rPr>
            <w:rFonts w:cs="Arial"/>
            <w:sz w:val="30"/>
            <w:szCs w:val="30"/>
          </w:rPr>
          <w:delText>adicionado</w:delText>
        </w:r>
        <w:r w:rsidR="00734BFE" w:rsidDel="000E7DDE">
          <w:rPr>
            <w:rFonts w:cs="Arial"/>
            <w:sz w:val="30"/>
            <w:szCs w:val="30"/>
          </w:rPr>
          <w:delText xml:space="preserve"> (</w:delText>
        </w:r>
        <w:r w:rsidRPr="00FA6585" w:rsidDel="000E7DDE">
          <w:rPr>
            <w:rFonts w:cs="Arial"/>
            <w:sz w:val="30"/>
            <w:szCs w:val="30"/>
          </w:rPr>
          <w:delText>VA</w:delText>
        </w:r>
        <w:r w:rsidR="00734BFE" w:rsidDel="000E7DDE">
          <w:rPr>
            <w:rFonts w:cs="Arial"/>
            <w:sz w:val="30"/>
            <w:szCs w:val="30"/>
          </w:rPr>
          <w:delText>)</w:delText>
        </w:r>
        <w:r w:rsidRPr="00FA6585" w:rsidDel="000E7DDE">
          <w:rPr>
            <w:rFonts w:cs="Arial"/>
            <w:sz w:val="30"/>
            <w:szCs w:val="30"/>
          </w:rPr>
          <w:delText xml:space="preserve"> da construção (-0,86%), sobre o PIB (-0,97%) e sobre o emprego (-0,88%). A arrecadação final do governo também cairia (-0,91%) e as exportações recuariam (-0,35%)</w:delText>
        </w:r>
      </w:del>
    </w:p>
    <w:p w14:paraId="7F389BDE" w14:textId="77777777" w:rsidR="009179C6" w:rsidRPr="00FA6585" w:rsidDel="000E7DDE" w:rsidRDefault="009179C6" w:rsidP="00FA6585">
      <w:pPr>
        <w:pStyle w:val="Pargrafo"/>
        <w:spacing w:line="276" w:lineRule="auto"/>
        <w:rPr>
          <w:del w:id="643" w:author="Fabio B" w:date="2015-03-10T11:28:00Z"/>
          <w:rFonts w:cs="Arial"/>
          <w:sz w:val="30"/>
          <w:szCs w:val="30"/>
        </w:rPr>
      </w:pPr>
    </w:p>
    <w:p w14:paraId="39C092F4" w14:textId="77777777" w:rsidR="009179C6" w:rsidRPr="00FA6585" w:rsidDel="000E7DDE" w:rsidRDefault="009179C6" w:rsidP="00FA6585">
      <w:pPr>
        <w:pStyle w:val="Pargrafo"/>
        <w:numPr>
          <w:ilvl w:val="0"/>
          <w:numId w:val="6"/>
        </w:numPr>
        <w:spacing w:line="276" w:lineRule="auto"/>
        <w:rPr>
          <w:del w:id="644" w:author="Fabio B" w:date="2015-03-10T11:28:00Z"/>
          <w:rFonts w:cs="Arial"/>
          <w:b/>
          <w:sz w:val="30"/>
          <w:szCs w:val="30"/>
          <w:u w:val="single"/>
        </w:rPr>
      </w:pPr>
      <w:del w:id="645" w:author="Fabio B" w:date="2015-03-10T11:28:00Z">
        <w:r w:rsidRPr="00FA6585" w:rsidDel="000E7DDE">
          <w:rPr>
            <w:rFonts w:cs="Arial"/>
            <w:b/>
            <w:sz w:val="30"/>
            <w:szCs w:val="30"/>
            <w:u w:val="single"/>
          </w:rPr>
          <w:delText>IPI</w:delText>
        </w:r>
        <w:r w:rsidR="00636012" w:rsidRPr="00FA6585" w:rsidDel="000E7DDE">
          <w:rPr>
            <w:rFonts w:cs="Arial"/>
            <w:b/>
            <w:sz w:val="30"/>
            <w:szCs w:val="30"/>
          </w:rPr>
          <w:delText xml:space="preserve"> </w:delText>
        </w:r>
        <w:r w:rsidR="009A461B" w:rsidRPr="00FA6585" w:rsidDel="000E7DDE">
          <w:rPr>
            <w:rFonts w:cs="Arial"/>
            <w:sz w:val="30"/>
            <w:szCs w:val="30"/>
          </w:rPr>
          <w:delText>(Imposto de Produto Industrializado)</w:delText>
        </w:r>
      </w:del>
    </w:p>
    <w:p w14:paraId="2BD2657F" w14:textId="77777777" w:rsidR="007F3C6E" w:rsidDel="000E7DDE" w:rsidRDefault="009179C6">
      <w:pPr>
        <w:pStyle w:val="Pargrafo"/>
        <w:spacing w:line="276" w:lineRule="auto"/>
        <w:ind w:left="708"/>
        <w:rPr>
          <w:del w:id="646" w:author="Fabio B" w:date="2015-03-10T11:28:00Z"/>
          <w:rFonts w:cs="Arial"/>
          <w:sz w:val="30"/>
          <w:szCs w:val="30"/>
        </w:rPr>
      </w:pPr>
      <w:del w:id="647" w:author="Fabio B" w:date="2015-03-10T11:28:00Z">
        <w:r w:rsidRPr="00FA6585" w:rsidDel="000E7DDE">
          <w:rPr>
            <w:rFonts w:cs="Arial"/>
            <w:sz w:val="30"/>
            <w:szCs w:val="30"/>
          </w:rPr>
          <w:delText>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também queda na arrecadação final do governo (-0,25%) e nas exportações brasileiras (-0,34%)</w:delText>
        </w:r>
      </w:del>
    </w:p>
    <w:p w14:paraId="418C7E39" w14:textId="77777777" w:rsidR="007F3C6E" w:rsidDel="000E7DDE" w:rsidRDefault="007F3C6E">
      <w:pPr>
        <w:pStyle w:val="Pargrafo"/>
        <w:spacing w:line="276" w:lineRule="auto"/>
        <w:ind w:left="708"/>
        <w:rPr>
          <w:del w:id="648" w:author="Fabio B" w:date="2015-03-10T11:28:00Z"/>
          <w:rFonts w:cs="Arial"/>
          <w:sz w:val="30"/>
          <w:szCs w:val="30"/>
        </w:rPr>
      </w:pPr>
    </w:p>
    <w:p w14:paraId="45D31651" w14:textId="77777777" w:rsidR="007F3C6E" w:rsidDel="000E7DDE" w:rsidRDefault="001C3C7A">
      <w:pPr>
        <w:pStyle w:val="Pargrafo"/>
        <w:spacing w:line="276" w:lineRule="auto"/>
        <w:ind w:left="708"/>
        <w:rPr>
          <w:del w:id="649" w:author="Fabio B" w:date="2015-03-10T11:28:00Z"/>
          <w:rFonts w:cs="Arial"/>
          <w:sz w:val="30"/>
          <w:szCs w:val="30"/>
        </w:rPr>
      </w:pPr>
      <w:del w:id="650" w:author="Fabio B" w:date="2015-03-10T11:28:00Z">
        <w:r w:rsidRPr="00FA6585" w:rsidDel="000E7DDE">
          <w:rPr>
            <w:rFonts w:cs="Arial"/>
            <w:sz w:val="30"/>
            <w:szCs w:val="30"/>
          </w:rPr>
          <w:delText xml:space="preserve">Vale </w:delText>
        </w:r>
        <w:r w:rsidR="00A31C0F" w:rsidRPr="00FA6585" w:rsidDel="000E7DDE">
          <w:rPr>
            <w:rFonts w:cs="Arial"/>
            <w:sz w:val="30"/>
            <w:szCs w:val="30"/>
          </w:rPr>
          <w:delText xml:space="preserve">aqui </w:delText>
        </w:r>
        <w:r w:rsidRPr="00FA6585" w:rsidDel="000E7DDE">
          <w:rPr>
            <w:rFonts w:cs="Arial"/>
            <w:sz w:val="30"/>
            <w:szCs w:val="30"/>
          </w:rPr>
          <w:delText xml:space="preserve">mencionar outros dois tributos que </w:delText>
        </w:r>
        <w:r w:rsidR="00B044AC" w:rsidRPr="00FA6585" w:rsidDel="000E7DDE">
          <w:rPr>
            <w:rFonts w:cs="Arial"/>
            <w:sz w:val="30"/>
            <w:szCs w:val="30"/>
          </w:rPr>
          <w:delText>não são citados na pesquisa</w:delText>
        </w:r>
        <w:r w:rsidR="00A31C0F" w:rsidRPr="00FA6585" w:rsidDel="000E7DDE">
          <w:rPr>
            <w:rFonts w:cs="Arial"/>
            <w:sz w:val="30"/>
            <w:szCs w:val="30"/>
          </w:rPr>
          <w:delText xml:space="preserve"> da FGV</w:delText>
        </w:r>
        <w:r w:rsidR="00B044AC" w:rsidRPr="00FA6585" w:rsidDel="000E7DDE">
          <w:rPr>
            <w:rFonts w:cs="Arial"/>
            <w:sz w:val="30"/>
            <w:szCs w:val="30"/>
          </w:rPr>
          <w:delText xml:space="preserve">, mas </w:delText>
        </w:r>
        <w:r w:rsidR="00A31C0F" w:rsidRPr="00FA6585" w:rsidDel="000E7DDE">
          <w:rPr>
            <w:rFonts w:cs="Arial"/>
            <w:sz w:val="30"/>
            <w:szCs w:val="30"/>
          </w:rPr>
          <w:delText xml:space="preserve">que </w:delText>
        </w:r>
        <w:r w:rsidRPr="00FA6585" w:rsidDel="000E7DDE">
          <w:rPr>
            <w:rFonts w:cs="Arial"/>
            <w:sz w:val="30"/>
            <w:szCs w:val="30"/>
          </w:rPr>
          <w:delText xml:space="preserve">impactam </w:delText>
        </w:r>
        <w:r w:rsidR="00B044AC" w:rsidRPr="00FA6585" w:rsidDel="000E7DDE">
          <w:rPr>
            <w:rFonts w:cs="Arial"/>
            <w:sz w:val="30"/>
            <w:szCs w:val="30"/>
          </w:rPr>
          <w:delText>o setor de i</w:delText>
        </w:r>
        <w:r w:rsidR="002A0EBF" w:rsidDel="000E7DDE">
          <w:rPr>
            <w:rFonts w:cs="Arial"/>
            <w:sz w:val="30"/>
            <w:szCs w:val="30"/>
          </w:rPr>
          <w:delText xml:space="preserve">ncorporação de forma relevante </w:delText>
        </w:r>
        <w:r w:rsidR="00B34C33" w:rsidDel="000E7DDE">
          <w:rPr>
            <w:rFonts w:cs="Arial"/>
            <w:sz w:val="30"/>
            <w:szCs w:val="30"/>
          </w:rPr>
          <w:delText xml:space="preserve">tanto em relação </w:delText>
        </w:r>
        <w:r w:rsidR="00734BFE" w:rsidDel="000E7DDE">
          <w:rPr>
            <w:rFonts w:cs="Arial"/>
            <w:sz w:val="30"/>
            <w:szCs w:val="30"/>
          </w:rPr>
          <w:delText>à</w:delText>
        </w:r>
        <w:r w:rsidR="002A0EBF" w:rsidDel="000E7DDE">
          <w:rPr>
            <w:rFonts w:cs="Arial"/>
            <w:sz w:val="30"/>
            <w:szCs w:val="30"/>
          </w:rPr>
          <w:delText xml:space="preserve"> geração de receitas para os municípios, </w:delText>
        </w:r>
        <w:r w:rsidR="00B34C33" w:rsidDel="000E7DDE">
          <w:rPr>
            <w:rFonts w:cs="Arial"/>
            <w:sz w:val="30"/>
            <w:szCs w:val="30"/>
          </w:rPr>
          <w:delText xml:space="preserve">como no </w:delText>
        </w:r>
        <w:r w:rsidR="002A0EBF" w:rsidDel="000E7DDE">
          <w:rPr>
            <w:rFonts w:cs="Arial"/>
            <w:sz w:val="30"/>
            <w:szCs w:val="30"/>
          </w:rPr>
          <w:delText>aumento do custo de aquisição dos imóveis por parte dos adquirentes.</w:delText>
        </w:r>
      </w:del>
    </w:p>
    <w:p w14:paraId="4E0BF173" w14:textId="77777777" w:rsidR="002A0EBF" w:rsidRPr="00FA6585" w:rsidDel="000E7DDE" w:rsidRDefault="002A0EBF" w:rsidP="00FA6585">
      <w:pPr>
        <w:pStyle w:val="Pargrafo"/>
        <w:spacing w:line="276" w:lineRule="auto"/>
        <w:rPr>
          <w:del w:id="651" w:author="Fabio B" w:date="2015-03-10T11:28:00Z"/>
          <w:rFonts w:cs="Arial"/>
          <w:sz w:val="30"/>
          <w:szCs w:val="30"/>
        </w:rPr>
      </w:pPr>
      <w:del w:id="652" w:author="Fabio B" w:date="2015-03-10T11:28:00Z">
        <w:r w:rsidDel="000E7DDE">
          <w:rPr>
            <w:rFonts w:cs="Arial"/>
            <w:sz w:val="30"/>
            <w:szCs w:val="30"/>
          </w:rPr>
          <w:delText xml:space="preserve"> </w:delText>
        </w:r>
      </w:del>
    </w:p>
    <w:p w14:paraId="3B3AA251" w14:textId="77777777" w:rsidR="001C3C7A" w:rsidRPr="00FA6585" w:rsidDel="004C568A" w:rsidRDefault="001C3C7A" w:rsidP="00FA6585">
      <w:pPr>
        <w:pStyle w:val="Pargrafo"/>
        <w:spacing w:line="276" w:lineRule="auto"/>
        <w:rPr>
          <w:del w:id="653" w:author="Fabio B" w:date="2015-03-10T11:31:00Z"/>
          <w:rFonts w:cs="Arial"/>
          <w:sz w:val="30"/>
          <w:szCs w:val="30"/>
        </w:rPr>
      </w:pPr>
    </w:p>
    <w:p w14:paraId="5371D996" w14:textId="77777777" w:rsidR="002D384B" w:rsidRPr="00CC734A" w:rsidDel="004C568A" w:rsidRDefault="003B5351" w:rsidP="00FA6585">
      <w:pPr>
        <w:pStyle w:val="Pargrafo"/>
        <w:numPr>
          <w:ilvl w:val="0"/>
          <w:numId w:val="6"/>
        </w:numPr>
        <w:spacing w:line="276" w:lineRule="auto"/>
        <w:rPr>
          <w:del w:id="654" w:author="Fabio B" w:date="2015-03-10T11:31:00Z"/>
          <w:rFonts w:cs="Arial"/>
          <w:b/>
          <w:sz w:val="30"/>
          <w:szCs w:val="30"/>
          <w:u w:val="single"/>
        </w:rPr>
      </w:pPr>
      <w:del w:id="655" w:author="Fabio B" w:date="2015-03-10T11:31:00Z">
        <w:r w:rsidRPr="00FA6585" w:rsidDel="004C568A">
          <w:rPr>
            <w:rFonts w:cs="Arial"/>
            <w:b/>
            <w:sz w:val="30"/>
            <w:szCs w:val="30"/>
            <w:u w:val="single"/>
          </w:rPr>
          <w:delText>IPTU</w:delText>
        </w:r>
        <w:r w:rsidR="002D384B" w:rsidRPr="00FA6585" w:rsidDel="004C568A">
          <w:rPr>
            <w:rFonts w:cs="Arial"/>
            <w:b/>
            <w:sz w:val="30"/>
            <w:szCs w:val="30"/>
            <w:u w:val="single"/>
          </w:rPr>
          <w:delText xml:space="preserve"> </w:delText>
        </w:r>
        <w:r w:rsidR="002D384B" w:rsidRPr="00FA6585" w:rsidDel="004C568A">
          <w:rPr>
            <w:rFonts w:cs="Arial"/>
            <w:sz w:val="30"/>
            <w:szCs w:val="30"/>
          </w:rPr>
          <w:delText xml:space="preserve">(Imposto Predial e Territorial Urbano) </w:delText>
        </w:r>
      </w:del>
    </w:p>
    <w:p w14:paraId="51B5395D" w14:textId="77777777" w:rsidR="007F3C6E" w:rsidDel="004C568A" w:rsidRDefault="00CC734A">
      <w:pPr>
        <w:pStyle w:val="Pargrafo"/>
        <w:spacing w:line="276" w:lineRule="auto"/>
        <w:ind w:left="708"/>
        <w:rPr>
          <w:del w:id="656" w:author="Fabio B" w:date="2015-03-10T11:31:00Z"/>
          <w:rFonts w:cs="Arial"/>
          <w:b/>
          <w:sz w:val="30"/>
          <w:szCs w:val="30"/>
          <w:u w:val="single"/>
        </w:rPr>
      </w:pPr>
      <w:del w:id="657" w:author="Fabio B" w:date="2015-03-10T11:31:00Z">
        <w:r w:rsidDel="004C568A">
          <w:rPr>
            <w:rFonts w:cs="Arial"/>
            <w:sz w:val="30"/>
            <w:szCs w:val="30"/>
          </w:rPr>
          <w:delText>O IPTU é pago anualmente sobre os imóveis urbanos pelos proprietários dos mesmos.</w:delText>
        </w:r>
      </w:del>
    </w:p>
    <w:p w14:paraId="306697E0" w14:textId="77777777" w:rsidR="007F3C6E" w:rsidDel="004C568A" w:rsidRDefault="007F3C6E">
      <w:pPr>
        <w:pStyle w:val="Pargrafo"/>
        <w:spacing w:line="276" w:lineRule="auto"/>
        <w:ind w:left="1428"/>
        <w:rPr>
          <w:del w:id="658" w:author="Fabio B" w:date="2015-03-10T11:31:00Z"/>
          <w:rFonts w:cs="Arial"/>
          <w:b/>
          <w:sz w:val="30"/>
          <w:szCs w:val="30"/>
          <w:u w:val="single"/>
        </w:rPr>
      </w:pPr>
    </w:p>
    <w:p w14:paraId="6ADD4636" w14:textId="77777777" w:rsidR="007F3C6E" w:rsidDel="004C568A" w:rsidRDefault="00D44CFD">
      <w:pPr>
        <w:pStyle w:val="Pargrafo"/>
        <w:spacing w:line="276" w:lineRule="auto"/>
        <w:ind w:left="708"/>
        <w:rPr>
          <w:del w:id="659" w:author="Fabio B" w:date="2015-03-10T11:31:00Z"/>
          <w:rFonts w:cs="Arial"/>
          <w:sz w:val="30"/>
          <w:szCs w:val="30"/>
        </w:rPr>
      </w:pPr>
      <w:del w:id="660" w:author="Fabio B" w:date="2015-03-10T11:31:00Z">
        <w:r w:rsidRPr="00FA6585" w:rsidDel="004C568A">
          <w:rPr>
            <w:rFonts w:cs="Arial"/>
            <w:sz w:val="30"/>
            <w:szCs w:val="30"/>
          </w:rPr>
          <w:delText xml:space="preserve">A arrecadação de IPTU </w:delText>
        </w:r>
        <w:r w:rsidR="007360F6" w:rsidRPr="00FA6585" w:rsidDel="004C568A">
          <w:rPr>
            <w:rFonts w:cs="Arial"/>
            <w:sz w:val="30"/>
            <w:szCs w:val="30"/>
          </w:rPr>
          <w:delText>teve crescimento significativo</w:delText>
        </w:r>
        <w:r w:rsidR="0077120F" w:rsidRPr="00FA6585" w:rsidDel="004C568A">
          <w:rPr>
            <w:rFonts w:cs="Arial"/>
            <w:sz w:val="30"/>
            <w:szCs w:val="30"/>
          </w:rPr>
          <w:delText xml:space="preserve"> </w:delText>
        </w:r>
        <w:r w:rsidR="003C46E9" w:rsidRPr="00FA6585" w:rsidDel="004C568A">
          <w:rPr>
            <w:rFonts w:cs="Arial"/>
            <w:sz w:val="30"/>
            <w:szCs w:val="30"/>
          </w:rPr>
          <w:delText xml:space="preserve">nas cidades brasileiras. Em levantamentos realizados </w:delText>
        </w:r>
        <w:r w:rsidR="0077120F" w:rsidRPr="00FA6585" w:rsidDel="004C568A">
          <w:rPr>
            <w:rFonts w:cs="Arial"/>
            <w:sz w:val="30"/>
            <w:szCs w:val="30"/>
          </w:rPr>
          <w:delText xml:space="preserve">em seis capitais </w:delText>
        </w:r>
        <w:r w:rsidR="007360F6" w:rsidRPr="00FA6585" w:rsidDel="004C568A">
          <w:rPr>
            <w:rFonts w:cs="Arial"/>
            <w:sz w:val="30"/>
            <w:szCs w:val="30"/>
          </w:rPr>
          <w:delText>nos últimos 4 anos</w:delText>
        </w:r>
        <w:r w:rsidR="003C46E9" w:rsidRPr="00FA6585" w:rsidDel="004C568A">
          <w:rPr>
            <w:rFonts w:cs="Arial"/>
            <w:sz w:val="30"/>
            <w:szCs w:val="30"/>
          </w:rPr>
          <w:delText>, podemos avaliar este crescimento</w:delText>
        </w:r>
        <w:r w:rsidRPr="00FA6585" w:rsidDel="004C568A">
          <w:rPr>
            <w:rFonts w:cs="Arial"/>
            <w:sz w:val="30"/>
            <w:szCs w:val="30"/>
          </w:rPr>
          <w:delText>:</w:delText>
        </w:r>
      </w:del>
    </w:p>
    <w:p w14:paraId="45DB7DA7" w14:textId="77777777" w:rsidR="00D44CFD" w:rsidRPr="00FA6585" w:rsidDel="004C568A" w:rsidRDefault="00D44CFD" w:rsidP="00FA6585">
      <w:pPr>
        <w:pStyle w:val="Pargrafo"/>
        <w:spacing w:line="276" w:lineRule="auto"/>
        <w:rPr>
          <w:del w:id="661" w:author="Fabio B" w:date="2015-03-10T11:31:00Z"/>
          <w:rFonts w:cs="Arial"/>
          <w:sz w:val="30"/>
          <w:szCs w:val="30"/>
        </w:rPr>
      </w:pPr>
    </w:p>
    <w:tbl>
      <w:tblPr>
        <w:tblW w:w="9760" w:type="dxa"/>
        <w:tblCellMar>
          <w:left w:w="0" w:type="dxa"/>
          <w:right w:w="0" w:type="dxa"/>
        </w:tblCellMar>
        <w:tblLook w:val="04A0" w:firstRow="1" w:lastRow="0" w:firstColumn="1" w:lastColumn="0" w:noHBand="0" w:noVBand="1"/>
      </w:tblPr>
      <w:tblGrid>
        <w:gridCol w:w="2263"/>
        <w:gridCol w:w="1937"/>
        <w:gridCol w:w="1880"/>
        <w:gridCol w:w="1680"/>
        <w:gridCol w:w="2000"/>
        <w:tblGridChange w:id="662">
          <w:tblGrid>
            <w:gridCol w:w="15"/>
            <w:gridCol w:w="1980"/>
            <w:gridCol w:w="2220"/>
            <w:gridCol w:w="1880"/>
            <w:gridCol w:w="1680"/>
            <w:gridCol w:w="1985"/>
            <w:gridCol w:w="15"/>
          </w:tblGrid>
        </w:tblGridChange>
      </w:tblGrid>
      <w:tr w:rsidR="003C46EF" w:rsidRPr="00FA6585" w:rsidDel="004C568A" w14:paraId="3EB5526B" w14:textId="77777777" w:rsidTr="003C46EF">
        <w:trPr>
          <w:trHeight w:val="1641"/>
          <w:del w:id="663" w:author="Fabio B" w:date="2015-03-10T11:31:00Z"/>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14:paraId="10704936" w14:textId="77777777" w:rsidR="00D535A5" w:rsidRPr="00FA6585" w:rsidDel="004C568A" w:rsidRDefault="003C46EF" w:rsidP="00FA6585">
            <w:pPr>
              <w:pStyle w:val="Pargrafo"/>
              <w:spacing w:line="276" w:lineRule="auto"/>
              <w:rPr>
                <w:del w:id="664" w:author="Fabio B" w:date="2015-03-10T11:31:00Z"/>
                <w:rFonts w:cs="Arial"/>
                <w:sz w:val="30"/>
                <w:szCs w:val="30"/>
              </w:rPr>
            </w:pPr>
            <w:del w:id="665" w:author="Fabio B" w:date="2015-03-10T11:31:00Z">
              <w:r w:rsidRPr="00FA6585" w:rsidDel="004C568A">
                <w:rPr>
                  <w:rFonts w:cs="Arial"/>
                  <w:b/>
                  <w:bCs/>
                  <w:sz w:val="30"/>
                  <w:szCs w:val="30"/>
                </w:rPr>
                <w:delText>IPTU</w:delText>
              </w:r>
            </w:del>
          </w:p>
        </w:tc>
      </w:tr>
      <w:tr w:rsidR="003C46EF" w:rsidRPr="00FA6585" w:rsidDel="004C568A" w14:paraId="440917AD" w14:textId="77777777" w:rsidTr="00161084">
        <w:tblPrEx>
          <w:tblW w:w="9760" w:type="dxa"/>
          <w:tblCellMar>
            <w:left w:w="0" w:type="dxa"/>
            <w:right w:w="0" w:type="dxa"/>
          </w:tblCellMar>
          <w:tblPrExChange w:id="666" w:author="Fabio B" w:date="2015-03-09T16:45:00Z">
            <w:tblPrEx>
              <w:tblW w:w="9760" w:type="dxa"/>
              <w:tblCellMar>
                <w:left w:w="0" w:type="dxa"/>
                <w:right w:w="0" w:type="dxa"/>
              </w:tblCellMar>
            </w:tblPrEx>
          </w:tblPrExChange>
        </w:tblPrEx>
        <w:trPr>
          <w:trHeight w:val="296"/>
          <w:del w:id="667" w:author="Fabio B" w:date="2015-03-10T11:31:00Z"/>
          <w:trPrChange w:id="668"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669"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4D279662" w14:textId="77777777" w:rsidR="00D535A5" w:rsidRPr="0047367B" w:rsidDel="004C568A" w:rsidRDefault="003C46EF" w:rsidP="00FA6585">
            <w:pPr>
              <w:pStyle w:val="Pargrafo"/>
              <w:spacing w:line="276" w:lineRule="auto"/>
              <w:rPr>
                <w:del w:id="670" w:author="Fabio B" w:date="2015-03-10T11:31:00Z"/>
                <w:rFonts w:cs="Arial"/>
                <w:b/>
                <w:sz w:val="30"/>
                <w:szCs w:val="30"/>
              </w:rPr>
            </w:pPr>
            <w:del w:id="671" w:author="Fabio B" w:date="2015-03-10T11:31:00Z">
              <w:r w:rsidRPr="0047367B" w:rsidDel="004C568A">
                <w:rPr>
                  <w:rFonts w:cs="Arial"/>
                  <w:b/>
                  <w:sz w:val="30"/>
                  <w:szCs w:val="30"/>
                </w:rPr>
                <w:delText>Cidade/Ano</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672"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02C0FA55" w14:textId="77777777" w:rsidR="00D535A5" w:rsidRPr="0047367B" w:rsidDel="004C568A" w:rsidRDefault="003C46EF" w:rsidP="00FA6585">
            <w:pPr>
              <w:pStyle w:val="Pargrafo"/>
              <w:spacing w:line="276" w:lineRule="auto"/>
              <w:rPr>
                <w:del w:id="673" w:author="Fabio B" w:date="2015-03-10T11:31:00Z"/>
                <w:rFonts w:cs="Arial"/>
                <w:b/>
                <w:sz w:val="30"/>
                <w:szCs w:val="30"/>
              </w:rPr>
            </w:pPr>
            <w:del w:id="674" w:author="Fabio B" w:date="2015-03-10T11:31:00Z">
              <w:r w:rsidRPr="0047367B" w:rsidDel="004C568A">
                <w:rPr>
                  <w:rFonts w:cs="Arial"/>
                  <w:b/>
                  <w:sz w:val="30"/>
                  <w:szCs w:val="30"/>
                </w:rPr>
                <w:delText>2010</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675"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4050425B" w14:textId="77777777" w:rsidR="00D535A5" w:rsidRPr="0047367B" w:rsidDel="004C568A" w:rsidRDefault="003C46EF" w:rsidP="00FA6585">
            <w:pPr>
              <w:pStyle w:val="Pargrafo"/>
              <w:spacing w:line="276" w:lineRule="auto"/>
              <w:rPr>
                <w:del w:id="676" w:author="Fabio B" w:date="2015-03-10T11:31:00Z"/>
                <w:rFonts w:cs="Arial"/>
                <w:b/>
                <w:sz w:val="30"/>
                <w:szCs w:val="30"/>
              </w:rPr>
            </w:pPr>
            <w:del w:id="677" w:author="Fabio B" w:date="2015-03-10T11:31:00Z">
              <w:r w:rsidRPr="0047367B" w:rsidDel="004C568A">
                <w:rPr>
                  <w:rFonts w:cs="Arial"/>
                  <w:b/>
                  <w:sz w:val="30"/>
                  <w:szCs w:val="30"/>
                </w:rPr>
                <w:delText>2011</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678"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620E6EBB" w14:textId="77777777" w:rsidR="00D535A5" w:rsidRPr="0047367B" w:rsidDel="004C568A" w:rsidRDefault="003C46EF" w:rsidP="00FA6585">
            <w:pPr>
              <w:pStyle w:val="Pargrafo"/>
              <w:spacing w:line="276" w:lineRule="auto"/>
              <w:rPr>
                <w:del w:id="679" w:author="Fabio B" w:date="2015-03-10T11:31:00Z"/>
                <w:rFonts w:cs="Arial"/>
                <w:b/>
                <w:sz w:val="30"/>
                <w:szCs w:val="30"/>
              </w:rPr>
            </w:pPr>
            <w:del w:id="680" w:author="Fabio B" w:date="2015-03-10T11:31:00Z">
              <w:r w:rsidRPr="0047367B" w:rsidDel="004C568A">
                <w:rPr>
                  <w:rFonts w:cs="Arial"/>
                  <w:b/>
                  <w:sz w:val="30"/>
                  <w:szCs w:val="30"/>
                </w:rPr>
                <w:delText>2012</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681"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5EBAEC53" w14:textId="77777777" w:rsidR="00D535A5" w:rsidRPr="0047367B" w:rsidDel="004C568A" w:rsidRDefault="003C46EF" w:rsidP="00FA6585">
            <w:pPr>
              <w:pStyle w:val="Pargrafo"/>
              <w:spacing w:line="276" w:lineRule="auto"/>
              <w:rPr>
                <w:del w:id="682" w:author="Fabio B" w:date="2015-03-10T11:31:00Z"/>
                <w:rFonts w:cs="Arial"/>
                <w:b/>
                <w:sz w:val="30"/>
                <w:szCs w:val="30"/>
              </w:rPr>
            </w:pPr>
            <w:del w:id="683" w:author="Fabio B" w:date="2015-03-10T11:31:00Z">
              <w:r w:rsidRPr="0047367B" w:rsidDel="004C568A">
                <w:rPr>
                  <w:rFonts w:cs="Arial"/>
                  <w:b/>
                  <w:sz w:val="30"/>
                  <w:szCs w:val="30"/>
                </w:rPr>
                <w:delText>2013</w:delText>
              </w:r>
            </w:del>
          </w:p>
        </w:tc>
      </w:tr>
      <w:tr w:rsidR="003C46EF" w:rsidRPr="00FA6585" w:rsidDel="004C568A" w14:paraId="251C9AE0" w14:textId="77777777" w:rsidTr="00161084">
        <w:tblPrEx>
          <w:tblW w:w="9760" w:type="dxa"/>
          <w:tblCellMar>
            <w:left w:w="0" w:type="dxa"/>
            <w:right w:w="0" w:type="dxa"/>
          </w:tblCellMar>
          <w:tblPrExChange w:id="684" w:author="Fabio B" w:date="2015-03-09T16:45:00Z">
            <w:tblPrEx>
              <w:tblW w:w="9760" w:type="dxa"/>
              <w:tblCellMar>
                <w:left w:w="0" w:type="dxa"/>
                <w:right w:w="0" w:type="dxa"/>
              </w:tblCellMar>
            </w:tblPrEx>
          </w:tblPrExChange>
        </w:tblPrEx>
        <w:trPr>
          <w:trHeight w:val="296"/>
          <w:del w:id="685" w:author="Fabio B" w:date="2015-03-10T11:31:00Z"/>
          <w:trPrChange w:id="686"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687"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BDE146D" w14:textId="77777777" w:rsidR="00D535A5" w:rsidRPr="00FA6585" w:rsidDel="004C568A" w:rsidRDefault="003C46EF" w:rsidP="00FA6585">
            <w:pPr>
              <w:pStyle w:val="Pargrafo"/>
              <w:spacing w:line="276" w:lineRule="auto"/>
              <w:rPr>
                <w:del w:id="688" w:author="Fabio B" w:date="2015-03-10T11:31:00Z"/>
                <w:rFonts w:cs="Arial"/>
                <w:sz w:val="30"/>
                <w:szCs w:val="30"/>
              </w:rPr>
            </w:pPr>
            <w:del w:id="689" w:author="Fabio B" w:date="2015-03-10T11:31:00Z">
              <w:r w:rsidRPr="00FA6585" w:rsidDel="004C568A">
                <w:rPr>
                  <w:rFonts w:cs="Arial"/>
                  <w:sz w:val="30"/>
                  <w:szCs w:val="30"/>
                </w:rPr>
                <w:delText>São Paulo</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690"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1C26581" w14:textId="77777777" w:rsidR="00D535A5" w:rsidRPr="00FA6585" w:rsidDel="004C568A" w:rsidRDefault="003C46EF" w:rsidP="00FA6585">
            <w:pPr>
              <w:pStyle w:val="Pargrafo"/>
              <w:spacing w:line="276" w:lineRule="auto"/>
              <w:rPr>
                <w:del w:id="691" w:author="Fabio B" w:date="2015-03-10T11:31:00Z"/>
                <w:rFonts w:cs="Arial"/>
                <w:sz w:val="30"/>
                <w:szCs w:val="30"/>
              </w:rPr>
            </w:pPr>
            <w:del w:id="692" w:author="Fabio B" w:date="2015-03-10T11:31:00Z">
              <w:r w:rsidRPr="00FA6585" w:rsidDel="004C568A">
                <w:rPr>
                  <w:rFonts w:cs="Arial"/>
                  <w:sz w:val="30"/>
                  <w:szCs w:val="30"/>
                </w:rPr>
                <w:delText>4.049</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693"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9BCB96B" w14:textId="77777777" w:rsidR="00D535A5" w:rsidRPr="00FA6585" w:rsidDel="004C568A" w:rsidRDefault="003C46EF" w:rsidP="00FA6585">
            <w:pPr>
              <w:pStyle w:val="Pargrafo"/>
              <w:spacing w:line="276" w:lineRule="auto"/>
              <w:rPr>
                <w:del w:id="694" w:author="Fabio B" w:date="2015-03-10T11:31:00Z"/>
                <w:rFonts w:cs="Arial"/>
                <w:sz w:val="30"/>
                <w:szCs w:val="30"/>
              </w:rPr>
            </w:pPr>
            <w:del w:id="695" w:author="Fabio B" w:date="2015-03-10T11:31:00Z">
              <w:r w:rsidRPr="00FA6585" w:rsidDel="004C568A">
                <w:rPr>
                  <w:rFonts w:cs="Arial"/>
                  <w:sz w:val="30"/>
                  <w:szCs w:val="30"/>
                </w:rPr>
                <w:delText>4.532</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696"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821F026" w14:textId="77777777" w:rsidR="00D535A5" w:rsidRPr="00FA6585" w:rsidDel="004C568A" w:rsidRDefault="003C46EF" w:rsidP="00FA6585">
            <w:pPr>
              <w:pStyle w:val="Pargrafo"/>
              <w:spacing w:line="276" w:lineRule="auto"/>
              <w:rPr>
                <w:del w:id="697" w:author="Fabio B" w:date="2015-03-10T11:31:00Z"/>
                <w:rFonts w:cs="Arial"/>
                <w:sz w:val="30"/>
                <w:szCs w:val="30"/>
              </w:rPr>
            </w:pPr>
            <w:del w:id="698" w:author="Fabio B" w:date="2015-03-10T11:31:00Z">
              <w:r w:rsidRPr="00FA6585" w:rsidDel="004C568A">
                <w:rPr>
                  <w:rFonts w:cs="Arial"/>
                  <w:sz w:val="30"/>
                  <w:szCs w:val="30"/>
                </w:rPr>
                <w:delText>5.027</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699"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4906CE13" w14:textId="77777777" w:rsidR="00D535A5" w:rsidRPr="00FA6585" w:rsidDel="004C568A" w:rsidRDefault="003C46EF" w:rsidP="00FA6585">
            <w:pPr>
              <w:pStyle w:val="Pargrafo"/>
              <w:spacing w:line="276" w:lineRule="auto"/>
              <w:rPr>
                <w:del w:id="700" w:author="Fabio B" w:date="2015-03-10T11:31:00Z"/>
                <w:rFonts w:cs="Arial"/>
                <w:sz w:val="30"/>
                <w:szCs w:val="30"/>
              </w:rPr>
            </w:pPr>
            <w:del w:id="701" w:author="Fabio B" w:date="2015-03-10T11:31:00Z">
              <w:r w:rsidRPr="00FA6585" w:rsidDel="004C568A">
                <w:rPr>
                  <w:rFonts w:cs="Arial"/>
                  <w:sz w:val="30"/>
                  <w:szCs w:val="30"/>
                </w:rPr>
                <w:delText>5.445</w:delText>
              </w:r>
            </w:del>
          </w:p>
        </w:tc>
      </w:tr>
      <w:tr w:rsidR="003C46EF" w:rsidRPr="00FA6585" w:rsidDel="004C568A" w14:paraId="470A682E" w14:textId="77777777" w:rsidTr="00161084">
        <w:tblPrEx>
          <w:tblW w:w="9760" w:type="dxa"/>
          <w:tblCellMar>
            <w:left w:w="0" w:type="dxa"/>
            <w:right w:w="0" w:type="dxa"/>
          </w:tblCellMar>
          <w:tblPrExChange w:id="702" w:author="Fabio B" w:date="2015-03-09T16:45:00Z">
            <w:tblPrEx>
              <w:tblW w:w="9760" w:type="dxa"/>
              <w:tblCellMar>
                <w:left w:w="0" w:type="dxa"/>
                <w:right w:w="0" w:type="dxa"/>
              </w:tblCellMar>
            </w:tblPrEx>
          </w:tblPrExChange>
        </w:tblPrEx>
        <w:trPr>
          <w:trHeight w:val="296"/>
          <w:del w:id="703" w:author="Fabio B" w:date="2015-03-10T11:31:00Z"/>
          <w:trPrChange w:id="704"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05"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56E5366" w14:textId="77777777" w:rsidR="00D535A5" w:rsidRPr="00FA6585" w:rsidDel="004C568A" w:rsidRDefault="003C46EF" w:rsidP="00FA6585">
            <w:pPr>
              <w:pStyle w:val="Pargrafo"/>
              <w:spacing w:line="276" w:lineRule="auto"/>
              <w:rPr>
                <w:del w:id="706" w:author="Fabio B" w:date="2015-03-10T11:31:00Z"/>
                <w:rFonts w:cs="Arial"/>
                <w:sz w:val="30"/>
                <w:szCs w:val="30"/>
              </w:rPr>
            </w:pPr>
            <w:del w:id="707" w:author="Fabio B" w:date="2015-03-10T11:31:00Z">
              <w:r w:rsidRPr="00FA6585" w:rsidDel="004C568A">
                <w:rPr>
                  <w:rFonts w:cs="Arial"/>
                  <w:sz w:val="30"/>
                  <w:szCs w:val="30"/>
                </w:rPr>
                <w:delText>Rio de Janeiro</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08"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4824999" w14:textId="77777777" w:rsidR="00D535A5" w:rsidRPr="00FA6585" w:rsidDel="004C568A" w:rsidRDefault="003C46EF" w:rsidP="00FA6585">
            <w:pPr>
              <w:pStyle w:val="Pargrafo"/>
              <w:spacing w:line="276" w:lineRule="auto"/>
              <w:rPr>
                <w:del w:id="709" w:author="Fabio B" w:date="2015-03-10T11:31:00Z"/>
                <w:rFonts w:cs="Arial"/>
                <w:sz w:val="30"/>
                <w:szCs w:val="30"/>
              </w:rPr>
            </w:pPr>
            <w:del w:id="710" w:author="Fabio B" w:date="2015-03-10T11:31:00Z">
              <w:r w:rsidRPr="00FA6585" w:rsidDel="004C568A">
                <w:rPr>
                  <w:rFonts w:cs="Arial"/>
                  <w:sz w:val="30"/>
                  <w:szCs w:val="30"/>
                </w:rPr>
                <w:delText>1.431</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11"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54E2862" w14:textId="77777777" w:rsidR="00D535A5" w:rsidRPr="00FA6585" w:rsidDel="004C568A" w:rsidRDefault="003C46EF" w:rsidP="00FA6585">
            <w:pPr>
              <w:pStyle w:val="Pargrafo"/>
              <w:spacing w:line="276" w:lineRule="auto"/>
              <w:rPr>
                <w:del w:id="712" w:author="Fabio B" w:date="2015-03-10T11:31:00Z"/>
                <w:rFonts w:cs="Arial"/>
                <w:sz w:val="30"/>
                <w:szCs w:val="30"/>
              </w:rPr>
            </w:pPr>
            <w:del w:id="713" w:author="Fabio B" w:date="2015-03-10T11:31:00Z">
              <w:r w:rsidRPr="00FA6585" w:rsidDel="004C568A">
                <w:rPr>
                  <w:rFonts w:cs="Arial"/>
                  <w:sz w:val="30"/>
                  <w:szCs w:val="30"/>
                </w:rPr>
                <w:delText>1.526</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14"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26FFB1C" w14:textId="77777777" w:rsidR="00D535A5" w:rsidRPr="00FA6585" w:rsidDel="004C568A" w:rsidRDefault="003C46EF" w:rsidP="00FA6585">
            <w:pPr>
              <w:pStyle w:val="Pargrafo"/>
              <w:spacing w:line="276" w:lineRule="auto"/>
              <w:rPr>
                <w:del w:id="715" w:author="Fabio B" w:date="2015-03-10T11:31:00Z"/>
                <w:rFonts w:cs="Arial"/>
                <w:sz w:val="30"/>
                <w:szCs w:val="30"/>
              </w:rPr>
            </w:pPr>
            <w:del w:id="716" w:author="Fabio B" w:date="2015-03-10T11:31:00Z">
              <w:r w:rsidRPr="00FA6585" w:rsidDel="004C568A">
                <w:rPr>
                  <w:rFonts w:cs="Arial"/>
                  <w:sz w:val="30"/>
                  <w:szCs w:val="30"/>
                </w:rPr>
                <w:delText>1.624</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17"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4D015443" w14:textId="77777777" w:rsidR="00D535A5" w:rsidRPr="00FA6585" w:rsidDel="004C568A" w:rsidRDefault="003C46EF" w:rsidP="00FA6585">
            <w:pPr>
              <w:pStyle w:val="Pargrafo"/>
              <w:spacing w:line="276" w:lineRule="auto"/>
              <w:rPr>
                <w:del w:id="718" w:author="Fabio B" w:date="2015-03-10T11:31:00Z"/>
                <w:rFonts w:cs="Arial"/>
                <w:sz w:val="30"/>
                <w:szCs w:val="30"/>
              </w:rPr>
            </w:pPr>
            <w:del w:id="719" w:author="Fabio B" w:date="2015-03-10T11:31:00Z">
              <w:r w:rsidRPr="00FA6585" w:rsidDel="004C568A">
                <w:rPr>
                  <w:rFonts w:cs="Arial"/>
                  <w:sz w:val="30"/>
                  <w:szCs w:val="30"/>
                </w:rPr>
                <w:delText>1.840</w:delText>
              </w:r>
            </w:del>
          </w:p>
        </w:tc>
      </w:tr>
      <w:tr w:rsidR="003C46EF" w:rsidRPr="00FA6585" w:rsidDel="004C568A" w14:paraId="49F54ED5" w14:textId="77777777" w:rsidTr="00161084">
        <w:tblPrEx>
          <w:tblW w:w="9760" w:type="dxa"/>
          <w:tblCellMar>
            <w:left w:w="0" w:type="dxa"/>
            <w:right w:w="0" w:type="dxa"/>
          </w:tblCellMar>
          <w:tblPrExChange w:id="720" w:author="Fabio B" w:date="2015-03-09T16:45:00Z">
            <w:tblPrEx>
              <w:tblW w:w="9760" w:type="dxa"/>
              <w:tblCellMar>
                <w:left w:w="0" w:type="dxa"/>
                <w:right w:w="0" w:type="dxa"/>
              </w:tblCellMar>
            </w:tblPrEx>
          </w:tblPrExChange>
        </w:tblPrEx>
        <w:trPr>
          <w:trHeight w:val="296"/>
          <w:del w:id="721" w:author="Fabio B" w:date="2015-03-10T11:31:00Z"/>
          <w:trPrChange w:id="722"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23"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54B7E61" w14:textId="77777777" w:rsidR="00D535A5" w:rsidRPr="00FA6585" w:rsidDel="004C568A" w:rsidRDefault="003C46EF" w:rsidP="00FA6585">
            <w:pPr>
              <w:pStyle w:val="Pargrafo"/>
              <w:spacing w:line="276" w:lineRule="auto"/>
              <w:rPr>
                <w:del w:id="724" w:author="Fabio B" w:date="2015-03-10T11:31:00Z"/>
                <w:rFonts w:cs="Arial"/>
                <w:sz w:val="30"/>
                <w:szCs w:val="30"/>
              </w:rPr>
            </w:pPr>
            <w:del w:id="725" w:author="Fabio B" w:date="2015-03-10T11:31:00Z">
              <w:r w:rsidRPr="00FA6585" w:rsidDel="004C568A">
                <w:rPr>
                  <w:rFonts w:cs="Arial"/>
                  <w:sz w:val="30"/>
                  <w:szCs w:val="30"/>
                </w:rPr>
                <w:delText>Belo Horizonte</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26"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C3C4EFD" w14:textId="77777777" w:rsidR="00D535A5" w:rsidRPr="00FA6585" w:rsidDel="004C568A" w:rsidRDefault="003C46EF" w:rsidP="00FA6585">
            <w:pPr>
              <w:pStyle w:val="Pargrafo"/>
              <w:spacing w:line="276" w:lineRule="auto"/>
              <w:rPr>
                <w:del w:id="727" w:author="Fabio B" w:date="2015-03-10T11:31:00Z"/>
                <w:rFonts w:cs="Arial"/>
                <w:sz w:val="30"/>
                <w:szCs w:val="30"/>
              </w:rPr>
            </w:pPr>
            <w:del w:id="728" w:author="Fabio B" w:date="2015-03-10T11:31:00Z">
              <w:r w:rsidRPr="00FA6585" w:rsidDel="004C568A">
                <w:rPr>
                  <w:rFonts w:cs="Arial"/>
                  <w:sz w:val="30"/>
                  <w:szCs w:val="30"/>
                </w:rPr>
                <w:delText>527</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29"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0AF3492" w14:textId="77777777" w:rsidR="00D535A5" w:rsidRPr="00FA6585" w:rsidDel="004C568A" w:rsidRDefault="003C46EF" w:rsidP="00FA6585">
            <w:pPr>
              <w:pStyle w:val="Pargrafo"/>
              <w:spacing w:line="276" w:lineRule="auto"/>
              <w:rPr>
                <w:del w:id="730" w:author="Fabio B" w:date="2015-03-10T11:31:00Z"/>
                <w:rFonts w:cs="Arial"/>
                <w:sz w:val="30"/>
                <w:szCs w:val="30"/>
              </w:rPr>
            </w:pPr>
            <w:del w:id="731" w:author="Fabio B" w:date="2015-03-10T11:31:00Z">
              <w:r w:rsidRPr="00FA6585" w:rsidDel="004C568A">
                <w:rPr>
                  <w:rFonts w:cs="Arial"/>
                  <w:sz w:val="30"/>
                  <w:szCs w:val="30"/>
                </w:rPr>
                <w:delText>631</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32"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C80BE33" w14:textId="77777777" w:rsidR="00D535A5" w:rsidRPr="00FA6585" w:rsidDel="004C568A" w:rsidRDefault="003C46EF" w:rsidP="00FA6585">
            <w:pPr>
              <w:pStyle w:val="Pargrafo"/>
              <w:spacing w:line="276" w:lineRule="auto"/>
              <w:rPr>
                <w:del w:id="733" w:author="Fabio B" w:date="2015-03-10T11:31:00Z"/>
                <w:rFonts w:cs="Arial"/>
                <w:sz w:val="30"/>
                <w:szCs w:val="30"/>
              </w:rPr>
            </w:pPr>
            <w:del w:id="734" w:author="Fabio B" w:date="2015-03-10T11:31:00Z">
              <w:r w:rsidRPr="00FA6585" w:rsidDel="004C568A">
                <w:rPr>
                  <w:rFonts w:cs="Arial"/>
                  <w:sz w:val="30"/>
                  <w:szCs w:val="30"/>
                </w:rPr>
                <w:delText>696</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35"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20D795A" w14:textId="77777777" w:rsidR="00D535A5" w:rsidRPr="00FA6585" w:rsidDel="004C568A" w:rsidRDefault="003C46EF" w:rsidP="00FA6585">
            <w:pPr>
              <w:pStyle w:val="Pargrafo"/>
              <w:spacing w:line="276" w:lineRule="auto"/>
              <w:rPr>
                <w:del w:id="736" w:author="Fabio B" w:date="2015-03-10T11:31:00Z"/>
                <w:rFonts w:cs="Arial"/>
                <w:sz w:val="30"/>
                <w:szCs w:val="30"/>
              </w:rPr>
            </w:pPr>
            <w:del w:id="737" w:author="Fabio B" w:date="2015-03-10T11:31:00Z">
              <w:r w:rsidRPr="00FA6585" w:rsidDel="004C568A">
                <w:rPr>
                  <w:rFonts w:cs="Arial"/>
                  <w:sz w:val="30"/>
                  <w:szCs w:val="30"/>
                </w:rPr>
                <w:delText>754</w:delText>
              </w:r>
            </w:del>
          </w:p>
        </w:tc>
      </w:tr>
      <w:tr w:rsidR="003C46EF" w:rsidRPr="00FA6585" w:rsidDel="004C568A" w14:paraId="43E4BF6C" w14:textId="77777777" w:rsidTr="00161084">
        <w:tblPrEx>
          <w:tblW w:w="9760" w:type="dxa"/>
          <w:tblCellMar>
            <w:left w:w="0" w:type="dxa"/>
            <w:right w:w="0" w:type="dxa"/>
          </w:tblCellMar>
          <w:tblPrExChange w:id="738" w:author="Fabio B" w:date="2015-03-09T16:45:00Z">
            <w:tblPrEx>
              <w:tblW w:w="9760" w:type="dxa"/>
              <w:tblCellMar>
                <w:left w:w="0" w:type="dxa"/>
                <w:right w:w="0" w:type="dxa"/>
              </w:tblCellMar>
            </w:tblPrEx>
          </w:tblPrExChange>
        </w:tblPrEx>
        <w:trPr>
          <w:trHeight w:val="296"/>
          <w:del w:id="739" w:author="Fabio B" w:date="2015-03-10T11:31:00Z"/>
          <w:trPrChange w:id="740"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41"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2DE12C0" w14:textId="77777777" w:rsidR="00D535A5" w:rsidRPr="00FA6585" w:rsidDel="004C568A" w:rsidRDefault="003C46EF" w:rsidP="00FA6585">
            <w:pPr>
              <w:pStyle w:val="Pargrafo"/>
              <w:spacing w:line="276" w:lineRule="auto"/>
              <w:rPr>
                <w:del w:id="742" w:author="Fabio B" w:date="2015-03-10T11:31:00Z"/>
                <w:rFonts w:cs="Arial"/>
                <w:sz w:val="30"/>
                <w:szCs w:val="30"/>
              </w:rPr>
            </w:pPr>
            <w:del w:id="743" w:author="Fabio B" w:date="2015-03-10T11:31:00Z">
              <w:r w:rsidRPr="00FA6585" w:rsidDel="004C568A">
                <w:rPr>
                  <w:rFonts w:cs="Arial"/>
                  <w:sz w:val="30"/>
                  <w:szCs w:val="30"/>
                </w:rPr>
                <w:delText>Porto Alegre</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44"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C8233A0" w14:textId="77777777" w:rsidR="00D535A5" w:rsidRPr="00FA6585" w:rsidDel="004C568A" w:rsidRDefault="003C46EF" w:rsidP="00FA6585">
            <w:pPr>
              <w:pStyle w:val="Pargrafo"/>
              <w:spacing w:line="276" w:lineRule="auto"/>
              <w:rPr>
                <w:del w:id="745" w:author="Fabio B" w:date="2015-03-10T11:31:00Z"/>
                <w:rFonts w:cs="Arial"/>
                <w:sz w:val="30"/>
                <w:szCs w:val="30"/>
              </w:rPr>
            </w:pPr>
            <w:del w:id="746" w:author="Fabio B" w:date="2015-03-10T11:31:00Z">
              <w:r w:rsidRPr="00FA6585" w:rsidDel="004C568A">
                <w:rPr>
                  <w:rFonts w:cs="Arial"/>
                  <w:sz w:val="30"/>
                  <w:szCs w:val="30"/>
                </w:rPr>
                <w:delText>276</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47"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A038633" w14:textId="77777777" w:rsidR="00D535A5" w:rsidRPr="00FA6585" w:rsidDel="004C568A" w:rsidRDefault="003C46EF" w:rsidP="00FA6585">
            <w:pPr>
              <w:pStyle w:val="Pargrafo"/>
              <w:spacing w:line="276" w:lineRule="auto"/>
              <w:rPr>
                <w:del w:id="748" w:author="Fabio B" w:date="2015-03-10T11:31:00Z"/>
                <w:rFonts w:cs="Arial"/>
                <w:sz w:val="30"/>
                <w:szCs w:val="30"/>
              </w:rPr>
            </w:pPr>
            <w:del w:id="749" w:author="Fabio B" w:date="2015-03-10T11:31:00Z">
              <w:r w:rsidRPr="00FA6585" w:rsidDel="004C568A">
                <w:rPr>
                  <w:rFonts w:cs="Arial"/>
                  <w:sz w:val="30"/>
                  <w:szCs w:val="30"/>
                </w:rPr>
                <w:delText>286</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50"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4401CC8" w14:textId="77777777" w:rsidR="00D535A5" w:rsidRPr="00FA6585" w:rsidDel="004C568A" w:rsidRDefault="003C46EF" w:rsidP="00FA6585">
            <w:pPr>
              <w:pStyle w:val="Pargrafo"/>
              <w:spacing w:line="276" w:lineRule="auto"/>
              <w:rPr>
                <w:del w:id="751" w:author="Fabio B" w:date="2015-03-10T11:31:00Z"/>
                <w:rFonts w:cs="Arial"/>
                <w:sz w:val="30"/>
                <w:szCs w:val="30"/>
              </w:rPr>
            </w:pPr>
            <w:del w:id="752" w:author="Fabio B" w:date="2015-03-10T11:31:00Z">
              <w:r w:rsidRPr="00FA6585" w:rsidDel="004C568A">
                <w:rPr>
                  <w:rFonts w:cs="Arial"/>
                  <w:sz w:val="30"/>
                  <w:szCs w:val="30"/>
                </w:rPr>
                <w:delText>282</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53"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A9CFEB9" w14:textId="77777777" w:rsidR="00D535A5" w:rsidRPr="00FA6585" w:rsidDel="004C568A" w:rsidRDefault="003C46EF" w:rsidP="00FA6585">
            <w:pPr>
              <w:pStyle w:val="Pargrafo"/>
              <w:spacing w:line="276" w:lineRule="auto"/>
              <w:rPr>
                <w:del w:id="754" w:author="Fabio B" w:date="2015-03-10T11:31:00Z"/>
                <w:rFonts w:cs="Arial"/>
                <w:sz w:val="30"/>
                <w:szCs w:val="30"/>
              </w:rPr>
            </w:pPr>
            <w:del w:id="755" w:author="Fabio B" w:date="2015-03-10T11:31:00Z">
              <w:r w:rsidRPr="00FA6585" w:rsidDel="004C568A">
                <w:rPr>
                  <w:rFonts w:cs="Arial"/>
                  <w:sz w:val="30"/>
                  <w:szCs w:val="30"/>
                </w:rPr>
                <w:delText>299</w:delText>
              </w:r>
            </w:del>
          </w:p>
        </w:tc>
      </w:tr>
      <w:tr w:rsidR="003C46EF" w:rsidRPr="00FA6585" w:rsidDel="004C568A" w14:paraId="7F9627BD" w14:textId="77777777" w:rsidTr="00161084">
        <w:tblPrEx>
          <w:tblW w:w="9760" w:type="dxa"/>
          <w:tblCellMar>
            <w:left w:w="0" w:type="dxa"/>
            <w:right w:w="0" w:type="dxa"/>
          </w:tblCellMar>
          <w:tblPrExChange w:id="756" w:author="Fabio B" w:date="2015-03-09T16:45:00Z">
            <w:tblPrEx>
              <w:tblW w:w="9760" w:type="dxa"/>
              <w:tblCellMar>
                <w:left w:w="0" w:type="dxa"/>
                <w:right w:w="0" w:type="dxa"/>
              </w:tblCellMar>
            </w:tblPrEx>
          </w:tblPrExChange>
        </w:tblPrEx>
        <w:trPr>
          <w:trHeight w:val="296"/>
          <w:del w:id="757" w:author="Fabio B" w:date="2015-03-10T11:31:00Z"/>
          <w:trPrChange w:id="758"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59"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9905F43" w14:textId="77777777" w:rsidR="00D535A5" w:rsidRPr="00FA6585" w:rsidDel="004C568A" w:rsidRDefault="003C46EF" w:rsidP="00FA6585">
            <w:pPr>
              <w:pStyle w:val="Pargrafo"/>
              <w:spacing w:line="276" w:lineRule="auto"/>
              <w:rPr>
                <w:del w:id="760" w:author="Fabio B" w:date="2015-03-10T11:31:00Z"/>
                <w:rFonts w:cs="Arial"/>
                <w:sz w:val="30"/>
                <w:szCs w:val="30"/>
              </w:rPr>
            </w:pPr>
            <w:del w:id="761" w:author="Fabio B" w:date="2015-03-10T11:31:00Z">
              <w:r w:rsidRPr="00FA6585" w:rsidDel="004C568A">
                <w:rPr>
                  <w:rFonts w:cs="Arial"/>
                  <w:sz w:val="30"/>
                  <w:szCs w:val="30"/>
                </w:rPr>
                <w:delText>Salvador</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62"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2A35CB0" w14:textId="77777777" w:rsidR="00D535A5" w:rsidRPr="00FA6585" w:rsidDel="004C568A" w:rsidRDefault="003C46EF" w:rsidP="00FA6585">
            <w:pPr>
              <w:pStyle w:val="Pargrafo"/>
              <w:spacing w:line="276" w:lineRule="auto"/>
              <w:rPr>
                <w:del w:id="763" w:author="Fabio B" w:date="2015-03-10T11:31:00Z"/>
                <w:rFonts w:cs="Arial"/>
                <w:sz w:val="30"/>
                <w:szCs w:val="30"/>
              </w:rPr>
            </w:pPr>
            <w:del w:id="764" w:author="Fabio B" w:date="2015-03-10T11:31:00Z">
              <w:r w:rsidRPr="00FA6585" w:rsidDel="004C568A">
                <w:rPr>
                  <w:rFonts w:cs="Arial"/>
                  <w:sz w:val="30"/>
                  <w:szCs w:val="30"/>
                </w:rPr>
                <w:delText>198</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65"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027B37E" w14:textId="77777777" w:rsidR="00D535A5" w:rsidRPr="00FA6585" w:rsidDel="004C568A" w:rsidRDefault="003C46EF" w:rsidP="00FA6585">
            <w:pPr>
              <w:pStyle w:val="Pargrafo"/>
              <w:spacing w:line="276" w:lineRule="auto"/>
              <w:rPr>
                <w:del w:id="766" w:author="Fabio B" w:date="2015-03-10T11:31:00Z"/>
                <w:rFonts w:cs="Arial"/>
                <w:sz w:val="30"/>
                <w:szCs w:val="30"/>
              </w:rPr>
            </w:pPr>
            <w:del w:id="767" w:author="Fabio B" w:date="2015-03-10T11:31:00Z">
              <w:r w:rsidRPr="00FA6585" w:rsidDel="004C568A">
                <w:rPr>
                  <w:rFonts w:cs="Arial"/>
                  <w:sz w:val="30"/>
                  <w:szCs w:val="30"/>
                </w:rPr>
                <w:delText>244</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68"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E1D9D74" w14:textId="77777777" w:rsidR="00D535A5" w:rsidRPr="00FA6585" w:rsidDel="004C568A" w:rsidRDefault="003C46EF" w:rsidP="00FA6585">
            <w:pPr>
              <w:pStyle w:val="Pargrafo"/>
              <w:spacing w:line="276" w:lineRule="auto"/>
              <w:rPr>
                <w:del w:id="769" w:author="Fabio B" w:date="2015-03-10T11:31:00Z"/>
                <w:rFonts w:cs="Arial"/>
                <w:sz w:val="30"/>
                <w:szCs w:val="30"/>
              </w:rPr>
            </w:pPr>
            <w:del w:id="770" w:author="Fabio B" w:date="2015-03-10T11:31:00Z">
              <w:r w:rsidRPr="00FA6585" w:rsidDel="004C568A">
                <w:rPr>
                  <w:rFonts w:cs="Arial"/>
                  <w:sz w:val="30"/>
                  <w:szCs w:val="30"/>
                </w:rPr>
                <w:delText>262</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71"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12E12DB" w14:textId="77777777" w:rsidR="00D535A5" w:rsidRPr="00FA6585" w:rsidDel="004C568A" w:rsidRDefault="003C46EF" w:rsidP="00FA6585">
            <w:pPr>
              <w:pStyle w:val="Pargrafo"/>
              <w:spacing w:line="276" w:lineRule="auto"/>
              <w:rPr>
                <w:del w:id="772" w:author="Fabio B" w:date="2015-03-10T11:31:00Z"/>
                <w:rFonts w:cs="Arial"/>
                <w:sz w:val="30"/>
                <w:szCs w:val="30"/>
              </w:rPr>
            </w:pPr>
            <w:del w:id="773" w:author="Fabio B" w:date="2015-03-10T11:31:00Z">
              <w:r w:rsidRPr="00FA6585" w:rsidDel="004C568A">
                <w:rPr>
                  <w:rFonts w:cs="Arial"/>
                  <w:sz w:val="30"/>
                  <w:szCs w:val="30"/>
                </w:rPr>
                <w:delText>285</w:delText>
              </w:r>
            </w:del>
          </w:p>
        </w:tc>
      </w:tr>
      <w:tr w:rsidR="003C46EF" w:rsidRPr="00FA6585" w:rsidDel="004C568A" w14:paraId="6C13BB26" w14:textId="77777777" w:rsidTr="00161084">
        <w:tblPrEx>
          <w:tblW w:w="9760" w:type="dxa"/>
          <w:tblCellMar>
            <w:left w:w="0" w:type="dxa"/>
            <w:right w:w="0" w:type="dxa"/>
          </w:tblCellMar>
          <w:tblPrExChange w:id="774" w:author="Fabio B" w:date="2015-03-09T16:45:00Z">
            <w:tblPrEx>
              <w:tblW w:w="9760" w:type="dxa"/>
              <w:tblCellMar>
                <w:left w:w="0" w:type="dxa"/>
                <w:right w:w="0" w:type="dxa"/>
              </w:tblCellMar>
            </w:tblPrEx>
          </w:tblPrExChange>
        </w:tblPrEx>
        <w:trPr>
          <w:trHeight w:val="296"/>
          <w:del w:id="775" w:author="Fabio B" w:date="2015-03-10T11:31:00Z"/>
          <w:trPrChange w:id="776" w:author="Fabio B" w:date="2015-03-09T16:45:00Z">
            <w:trPr>
              <w:gridBefore w:val="1"/>
              <w:trHeight w:val="296"/>
            </w:trPr>
          </w:trPrChange>
        </w:trPr>
        <w:tc>
          <w:tcPr>
            <w:tcW w:w="2263"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77" w:author="Fabio B" w:date="2015-03-09T16:45:00Z">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E7F7B51" w14:textId="77777777" w:rsidR="00D535A5" w:rsidRPr="00FA6585" w:rsidDel="004C568A" w:rsidRDefault="003C46EF" w:rsidP="00FA6585">
            <w:pPr>
              <w:pStyle w:val="Pargrafo"/>
              <w:spacing w:line="276" w:lineRule="auto"/>
              <w:rPr>
                <w:del w:id="778" w:author="Fabio B" w:date="2015-03-10T11:31:00Z"/>
                <w:rFonts w:cs="Arial"/>
                <w:sz w:val="30"/>
                <w:szCs w:val="30"/>
              </w:rPr>
            </w:pPr>
            <w:del w:id="779" w:author="Fabio B" w:date="2015-03-10T11:31:00Z">
              <w:r w:rsidRPr="00FA6585" w:rsidDel="004C568A">
                <w:rPr>
                  <w:rFonts w:cs="Arial"/>
                  <w:sz w:val="30"/>
                  <w:szCs w:val="30"/>
                </w:rPr>
                <w:delText>Recife</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80" w:author="Fabio B" w:date="2015-03-09T16:45:00Z">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BAA9D6E" w14:textId="77777777" w:rsidR="00D535A5" w:rsidRPr="00FA6585" w:rsidDel="004C568A" w:rsidRDefault="003C46EF" w:rsidP="00FA6585">
            <w:pPr>
              <w:pStyle w:val="Pargrafo"/>
              <w:spacing w:line="276" w:lineRule="auto"/>
              <w:rPr>
                <w:del w:id="781" w:author="Fabio B" w:date="2015-03-10T11:31:00Z"/>
                <w:rFonts w:cs="Arial"/>
                <w:sz w:val="30"/>
                <w:szCs w:val="30"/>
              </w:rPr>
            </w:pPr>
            <w:del w:id="782" w:author="Fabio B" w:date="2015-03-10T11:31:00Z">
              <w:r w:rsidRPr="00FA6585" w:rsidDel="004C568A">
                <w:rPr>
                  <w:rFonts w:cs="Arial"/>
                  <w:sz w:val="30"/>
                  <w:szCs w:val="30"/>
                </w:rPr>
                <w:delText>185</w:delText>
              </w:r>
            </w:del>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83" w:author="Fabio B" w:date="2015-03-09T16:45:00Z">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B6657FC" w14:textId="77777777" w:rsidR="00D535A5" w:rsidRPr="00FA6585" w:rsidDel="004C568A" w:rsidRDefault="003C46EF" w:rsidP="00FA6585">
            <w:pPr>
              <w:pStyle w:val="Pargrafo"/>
              <w:spacing w:line="276" w:lineRule="auto"/>
              <w:rPr>
                <w:del w:id="784" w:author="Fabio B" w:date="2015-03-10T11:31:00Z"/>
                <w:rFonts w:cs="Arial"/>
                <w:sz w:val="30"/>
                <w:szCs w:val="30"/>
              </w:rPr>
            </w:pPr>
            <w:del w:id="785" w:author="Fabio B" w:date="2015-03-10T11:31:00Z">
              <w:r w:rsidRPr="00FA6585" w:rsidDel="004C568A">
                <w:rPr>
                  <w:rFonts w:cs="Arial"/>
                  <w:sz w:val="30"/>
                  <w:szCs w:val="30"/>
                </w:rPr>
                <w:delText>204</w:delText>
              </w:r>
            </w:del>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86" w:author="Fabio B" w:date="2015-03-09T16:45:00Z">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404A1BEA" w14:textId="77777777" w:rsidR="00D535A5" w:rsidRPr="00FA6585" w:rsidDel="004C568A" w:rsidRDefault="003C46EF" w:rsidP="00FA6585">
            <w:pPr>
              <w:pStyle w:val="Pargrafo"/>
              <w:spacing w:line="276" w:lineRule="auto"/>
              <w:rPr>
                <w:del w:id="787" w:author="Fabio B" w:date="2015-03-10T11:31:00Z"/>
                <w:rFonts w:cs="Arial"/>
                <w:sz w:val="30"/>
                <w:szCs w:val="30"/>
              </w:rPr>
            </w:pPr>
            <w:del w:id="788" w:author="Fabio B" w:date="2015-03-10T11:31:00Z">
              <w:r w:rsidRPr="00FA6585" w:rsidDel="004C568A">
                <w:rPr>
                  <w:rFonts w:cs="Arial"/>
                  <w:sz w:val="30"/>
                  <w:szCs w:val="30"/>
                </w:rPr>
                <w:delText>233</w:delText>
              </w:r>
            </w:del>
          </w:p>
        </w:tc>
        <w:tc>
          <w:tcPr>
            <w:tcW w:w="20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789" w:author="Fabio B" w:date="2015-03-09T16:45:00Z">
              <w:tcPr>
                <w:tcW w:w="198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61DB0C7" w14:textId="77777777" w:rsidR="00D535A5" w:rsidRPr="00FA6585" w:rsidDel="004C568A" w:rsidRDefault="003C46EF" w:rsidP="00FA6585">
            <w:pPr>
              <w:pStyle w:val="Pargrafo"/>
              <w:spacing w:line="276" w:lineRule="auto"/>
              <w:rPr>
                <w:del w:id="790" w:author="Fabio B" w:date="2015-03-10T11:31:00Z"/>
                <w:rFonts w:cs="Arial"/>
                <w:sz w:val="30"/>
                <w:szCs w:val="30"/>
              </w:rPr>
            </w:pPr>
            <w:del w:id="791" w:author="Fabio B" w:date="2015-03-10T11:31:00Z">
              <w:r w:rsidRPr="00FA6585" w:rsidDel="004C568A">
                <w:rPr>
                  <w:rFonts w:cs="Arial"/>
                  <w:sz w:val="30"/>
                  <w:szCs w:val="30"/>
                </w:rPr>
                <w:delText>265</w:delText>
              </w:r>
            </w:del>
          </w:p>
        </w:tc>
      </w:tr>
      <w:tr w:rsidR="003C46EF" w:rsidRPr="00FA6585" w:rsidDel="004C568A" w14:paraId="38D8C1CA" w14:textId="77777777" w:rsidTr="00161084">
        <w:tblPrEx>
          <w:tblW w:w="9760" w:type="dxa"/>
          <w:tblCellMar>
            <w:left w:w="0" w:type="dxa"/>
            <w:right w:w="0" w:type="dxa"/>
          </w:tblCellMar>
          <w:tblPrExChange w:id="792" w:author="Fabio B" w:date="2015-03-09T16:45:00Z">
            <w:tblPrEx>
              <w:tblW w:w="9760" w:type="dxa"/>
              <w:tblCellMar>
                <w:left w:w="0" w:type="dxa"/>
                <w:right w:w="0" w:type="dxa"/>
              </w:tblCellMar>
            </w:tblPrEx>
          </w:tblPrExChange>
        </w:tblPrEx>
        <w:trPr>
          <w:trHeight w:val="296"/>
          <w:del w:id="793" w:author="Fabio B" w:date="2015-03-10T11:31:00Z"/>
          <w:trPrChange w:id="794" w:author="Fabio B" w:date="2015-03-09T16:45:00Z">
            <w:trPr>
              <w:gridBefore w:val="1"/>
              <w:trHeight w:val="296"/>
            </w:trPr>
          </w:trPrChange>
        </w:trPr>
        <w:tc>
          <w:tcPr>
            <w:tcW w:w="2263"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795" w:author="Fabio B" w:date="2015-03-09T16:45:00Z">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4BFFA08F" w14:textId="77777777" w:rsidR="003C46EF" w:rsidRPr="00FA6585" w:rsidDel="004C568A" w:rsidRDefault="003C46EF" w:rsidP="00FA6585">
            <w:pPr>
              <w:pStyle w:val="Pargrafo"/>
              <w:spacing w:line="276" w:lineRule="auto"/>
              <w:rPr>
                <w:del w:id="796" w:author="Fabio B" w:date="2015-03-10T11:31:00Z"/>
                <w:rFonts w:cs="Arial"/>
                <w:sz w:val="30"/>
                <w:szCs w:val="30"/>
              </w:rPr>
            </w:pPr>
          </w:p>
        </w:tc>
        <w:tc>
          <w:tcPr>
            <w:tcW w:w="1937"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797" w:author="Fabio B" w:date="2015-03-09T16:45:00Z">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28BF5C40" w14:textId="77777777" w:rsidR="003C46EF" w:rsidRPr="00FA6585" w:rsidDel="004C568A" w:rsidRDefault="003C46EF" w:rsidP="00FA6585">
            <w:pPr>
              <w:pStyle w:val="Pargrafo"/>
              <w:spacing w:line="276" w:lineRule="auto"/>
              <w:rPr>
                <w:del w:id="798" w:author="Fabio B" w:date="2015-03-10T11:31:00Z"/>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799" w:author="Fabio B" w:date="2015-03-09T16:45:00Z">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5042D5F8" w14:textId="77777777" w:rsidR="003C46EF" w:rsidRPr="00FA6585" w:rsidDel="004C568A" w:rsidRDefault="003C46EF" w:rsidP="00FA6585">
            <w:pPr>
              <w:pStyle w:val="Pargrafo"/>
              <w:spacing w:line="276" w:lineRule="auto"/>
              <w:rPr>
                <w:del w:id="800" w:author="Fabio B" w:date="2015-03-10T11:31:00Z"/>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801" w:author="Fabio B" w:date="2015-03-09T16:45:00Z">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2F177951" w14:textId="77777777" w:rsidR="003C46EF" w:rsidRPr="00FA6585" w:rsidDel="004C568A" w:rsidRDefault="003C46EF" w:rsidP="00FA6585">
            <w:pPr>
              <w:pStyle w:val="Pargrafo"/>
              <w:spacing w:line="276" w:lineRule="auto"/>
              <w:rPr>
                <w:del w:id="802" w:author="Fabio B" w:date="2015-03-10T11:31:00Z"/>
                <w:rFonts w:cs="Arial"/>
                <w:sz w:val="30"/>
                <w:szCs w:val="30"/>
              </w:rPr>
            </w:pPr>
          </w:p>
        </w:tc>
        <w:tc>
          <w:tcPr>
            <w:tcW w:w="20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803" w:author="Fabio B" w:date="2015-03-09T16:45:00Z">
              <w:tcPr>
                <w:tcW w:w="1980" w:type="dxa"/>
                <w:gridSpan w:val="2"/>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3295D352" w14:textId="77777777" w:rsidR="003C46EF" w:rsidRPr="00FA6585" w:rsidDel="004C568A" w:rsidRDefault="003C46EF" w:rsidP="00FA6585">
            <w:pPr>
              <w:pStyle w:val="Pargrafo"/>
              <w:spacing w:line="276" w:lineRule="auto"/>
              <w:rPr>
                <w:del w:id="804" w:author="Fabio B" w:date="2015-03-10T11:31:00Z"/>
                <w:rFonts w:cs="Arial"/>
                <w:sz w:val="30"/>
                <w:szCs w:val="30"/>
              </w:rPr>
            </w:pPr>
          </w:p>
        </w:tc>
      </w:tr>
      <w:tr w:rsidR="003C46EF" w:rsidRPr="00FA6585" w:rsidDel="004C568A" w14:paraId="5C6F5AFC" w14:textId="77777777" w:rsidTr="00161084">
        <w:tblPrEx>
          <w:tblW w:w="9760" w:type="dxa"/>
          <w:tblCellMar>
            <w:left w:w="0" w:type="dxa"/>
            <w:right w:w="0" w:type="dxa"/>
          </w:tblCellMar>
          <w:tblPrExChange w:id="805" w:author="Fabio B" w:date="2015-03-09T16:45:00Z">
            <w:tblPrEx>
              <w:tblW w:w="9760" w:type="dxa"/>
              <w:tblCellMar>
                <w:left w:w="0" w:type="dxa"/>
                <w:right w:w="0" w:type="dxa"/>
              </w:tblCellMar>
            </w:tblPrEx>
          </w:tblPrExChange>
        </w:tblPrEx>
        <w:trPr>
          <w:trHeight w:val="296"/>
          <w:del w:id="806" w:author="Fabio B" w:date="2015-03-10T11:31:00Z"/>
          <w:trPrChange w:id="807" w:author="Fabio B" w:date="2015-03-09T16:45:00Z">
            <w:trPr>
              <w:gridBefore w:val="1"/>
              <w:trHeight w:val="296"/>
            </w:trPr>
          </w:trPrChange>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808" w:author="Fabio B" w:date="2015-03-09T16:45:00Z">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E8F236B" w14:textId="77777777" w:rsidR="00D535A5" w:rsidRPr="00FA6585" w:rsidDel="004C568A" w:rsidRDefault="003C46EF" w:rsidP="00FA6585">
            <w:pPr>
              <w:pStyle w:val="Pargrafo"/>
              <w:spacing w:line="276" w:lineRule="auto"/>
              <w:rPr>
                <w:del w:id="809" w:author="Fabio B" w:date="2015-03-10T11:31:00Z"/>
                <w:rFonts w:cs="Arial"/>
                <w:sz w:val="30"/>
                <w:szCs w:val="30"/>
              </w:rPr>
            </w:pPr>
            <w:del w:id="810" w:author="Fabio B" w:date="2015-03-10T11:31:00Z">
              <w:r w:rsidRPr="00FA6585" w:rsidDel="004C568A">
                <w:rPr>
                  <w:rFonts w:cs="Arial"/>
                  <w:sz w:val="30"/>
                  <w:szCs w:val="30"/>
                </w:rPr>
                <w:delText xml:space="preserve">* </w:delText>
              </w:r>
              <w:r w:rsidR="00A36D5C" w:rsidRPr="00FA6585" w:rsidDel="004C568A">
                <w:rPr>
                  <w:rFonts w:cs="Arial"/>
                  <w:sz w:val="30"/>
                  <w:szCs w:val="30"/>
                </w:rPr>
                <w:delText>Valores em Milhões</w:delText>
              </w:r>
              <w:r w:rsidRPr="00FA6585" w:rsidDel="004C568A">
                <w:rPr>
                  <w:rFonts w:cs="Arial"/>
                  <w:sz w:val="30"/>
                  <w:szCs w:val="30"/>
                </w:rPr>
                <w:delText xml:space="preserve"> de Reais</w:delText>
              </w:r>
            </w:del>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Change w:id="811" w:author="Fabio B" w:date="2015-03-09T16:45:00Z">
              <w:tcPr>
                <w:tcW w:w="18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4EB331" w14:textId="77777777" w:rsidR="003C46EF" w:rsidRPr="00FA6585" w:rsidDel="004C568A" w:rsidRDefault="003C46EF" w:rsidP="00FA6585">
            <w:pPr>
              <w:pStyle w:val="Pargrafo"/>
              <w:spacing w:line="276" w:lineRule="auto"/>
              <w:rPr>
                <w:del w:id="812" w:author="Fabio B" w:date="2015-03-10T11:31:00Z"/>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Change w:id="813" w:author="Fabio B" w:date="2015-03-09T16:45:00Z">
              <w:tcPr>
                <w:tcW w:w="16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3D00E4" w14:textId="77777777" w:rsidR="003C46EF" w:rsidRPr="00FA6585" w:rsidDel="004C568A" w:rsidRDefault="003C46EF" w:rsidP="00FA6585">
            <w:pPr>
              <w:pStyle w:val="Pargrafo"/>
              <w:spacing w:line="276" w:lineRule="auto"/>
              <w:rPr>
                <w:del w:id="814" w:author="Fabio B" w:date="2015-03-10T11:31:00Z"/>
                <w:rFonts w:cs="Arial"/>
                <w:sz w:val="30"/>
                <w:szCs w:val="30"/>
              </w:rPr>
            </w:pPr>
          </w:p>
        </w:tc>
        <w:tc>
          <w:tcPr>
            <w:tcW w:w="2000" w:type="dxa"/>
            <w:tcBorders>
              <w:top w:val="nil"/>
              <w:left w:val="nil"/>
              <w:bottom w:val="nil"/>
              <w:right w:val="nil"/>
            </w:tcBorders>
            <w:shd w:val="clear" w:color="auto" w:fill="auto"/>
            <w:tcMar>
              <w:top w:w="15" w:type="dxa"/>
              <w:left w:w="15" w:type="dxa"/>
              <w:bottom w:w="0" w:type="dxa"/>
              <w:right w:w="15" w:type="dxa"/>
            </w:tcMar>
            <w:vAlign w:val="center"/>
            <w:hideMark/>
            <w:tcPrChange w:id="815" w:author="Fabio B" w:date="2015-03-09T16:45:00Z">
              <w:tcPr>
                <w:tcW w:w="198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1581D77" w14:textId="77777777" w:rsidR="003C46EF" w:rsidRPr="00FA6585" w:rsidDel="004C568A" w:rsidRDefault="003C46EF" w:rsidP="00FA6585">
            <w:pPr>
              <w:pStyle w:val="Pargrafo"/>
              <w:spacing w:line="276" w:lineRule="auto"/>
              <w:rPr>
                <w:del w:id="816" w:author="Fabio B" w:date="2015-03-10T11:31:00Z"/>
                <w:rFonts w:cs="Arial"/>
                <w:sz w:val="30"/>
                <w:szCs w:val="30"/>
              </w:rPr>
            </w:pPr>
          </w:p>
        </w:tc>
      </w:tr>
    </w:tbl>
    <w:p w14:paraId="37026005" w14:textId="77777777" w:rsidR="00D44CFD" w:rsidRPr="00FA6585" w:rsidDel="004C568A" w:rsidRDefault="0089337E" w:rsidP="00FA6585">
      <w:pPr>
        <w:pStyle w:val="Pargrafo"/>
        <w:spacing w:line="276" w:lineRule="auto"/>
        <w:rPr>
          <w:del w:id="817" w:author="Fabio B" w:date="2015-03-10T11:31:00Z"/>
          <w:rFonts w:cs="Arial"/>
          <w:sz w:val="30"/>
          <w:szCs w:val="30"/>
        </w:rPr>
      </w:pPr>
      <w:del w:id="818" w:author="Fabio B" w:date="2015-03-10T11:31:00Z">
        <w:r w:rsidRPr="00FA6585" w:rsidDel="004C568A">
          <w:rPr>
            <w:rFonts w:cs="Arial"/>
            <w:sz w:val="30"/>
            <w:szCs w:val="30"/>
          </w:rPr>
          <w:delText>Fonte: X</w:delText>
        </w:r>
        <w:r w:rsidR="00DB0363" w:rsidRPr="00FA6585" w:rsidDel="004C568A">
          <w:rPr>
            <w:rFonts w:cs="Arial"/>
            <w:sz w:val="30"/>
            <w:szCs w:val="30"/>
          </w:rPr>
          <w:delText>XX</w:delText>
        </w:r>
        <w:r w:rsidRPr="00FA6585" w:rsidDel="004C568A">
          <w:rPr>
            <w:rFonts w:cs="Arial"/>
            <w:sz w:val="30"/>
            <w:szCs w:val="30"/>
          </w:rPr>
          <w:delText xml:space="preserve"> (será editado)</w:delText>
        </w:r>
      </w:del>
    </w:p>
    <w:p w14:paraId="712A7DEC" w14:textId="77777777" w:rsidR="0089337E" w:rsidRPr="00FA6585" w:rsidDel="004C568A" w:rsidRDefault="0089337E" w:rsidP="00FA6585">
      <w:pPr>
        <w:pStyle w:val="Pargrafo"/>
        <w:spacing w:line="276" w:lineRule="auto"/>
        <w:rPr>
          <w:del w:id="819" w:author="Fabio B" w:date="2015-03-10T11:31:00Z"/>
          <w:rFonts w:cs="Arial"/>
          <w:sz w:val="30"/>
          <w:szCs w:val="30"/>
        </w:rPr>
      </w:pPr>
    </w:p>
    <w:p w14:paraId="062DCC56" w14:textId="77777777" w:rsidR="00D44CFD" w:rsidRPr="00FA6585" w:rsidDel="004C568A" w:rsidRDefault="002B227E" w:rsidP="00FA6585">
      <w:pPr>
        <w:pStyle w:val="Pargrafo"/>
        <w:spacing w:line="276" w:lineRule="auto"/>
        <w:rPr>
          <w:del w:id="820" w:author="Fabio B" w:date="2015-03-10T11:31:00Z"/>
          <w:rFonts w:cs="Arial"/>
          <w:sz w:val="30"/>
          <w:szCs w:val="30"/>
        </w:rPr>
      </w:pPr>
      <w:del w:id="821" w:author="Fabio B" w:date="2015-03-10T11:31:00Z">
        <w:r w:rsidRPr="00FA6585" w:rsidDel="004C568A">
          <w:rPr>
            <w:rFonts w:cs="Arial"/>
            <w:noProof/>
            <w:sz w:val="30"/>
            <w:szCs w:val="30"/>
            <w:rPrChange w:id="822" w:author="Unknown">
              <w:rPr>
                <w:noProof/>
              </w:rPr>
            </w:rPrChange>
          </w:rPr>
          <w:drawing>
            <wp:inline distT="0" distB="0" distL="0" distR="0" wp14:anchorId="6A0CEFCE" wp14:editId="0D589066">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2604ADA0" w14:textId="77777777" w:rsidR="00DB0363" w:rsidRPr="00FA6585" w:rsidDel="004C568A" w:rsidRDefault="00DB0363" w:rsidP="00FA6585">
      <w:pPr>
        <w:pStyle w:val="Pargrafo"/>
        <w:spacing w:line="276" w:lineRule="auto"/>
        <w:rPr>
          <w:del w:id="823" w:author="Fabio B" w:date="2015-03-10T11:31:00Z"/>
          <w:rFonts w:cs="Arial"/>
          <w:sz w:val="30"/>
          <w:szCs w:val="30"/>
        </w:rPr>
      </w:pPr>
      <w:del w:id="824" w:author="Fabio B" w:date="2015-03-10T11:31:00Z">
        <w:r w:rsidRPr="00FA6585" w:rsidDel="004C568A">
          <w:rPr>
            <w:rFonts w:cs="Arial"/>
            <w:sz w:val="30"/>
            <w:szCs w:val="30"/>
          </w:rPr>
          <w:delText>Fonte: XXX (será editado)</w:delText>
        </w:r>
      </w:del>
    </w:p>
    <w:p w14:paraId="1C859750" w14:textId="77777777" w:rsidR="00DB0363" w:rsidRPr="00FA6585" w:rsidDel="004C568A" w:rsidRDefault="00DB0363" w:rsidP="00FA6585">
      <w:pPr>
        <w:pStyle w:val="Pargrafo"/>
        <w:spacing w:line="276" w:lineRule="auto"/>
        <w:rPr>
          <w:del w:id="825" w:author="Fabio B" w:date="2015-03-10T11:31:00Z"/>
          <w:rFonts w:cs="Arial"/>
          <w:sz w:val="30"/>
          <w:szCs w:val="30"/>
        </w:rPr>
      </w:pPr>
    </w:p>
    <w:p w14:paraId="4C0A96C7" w14:textId="77777777" w:rsidR="009179C6" w:rsidDel="004C568A" w:rsidRDefault="002D384B" w:rsidP="00FA6585">
      <w:pPr>
        <w:pStyle w:val="Pargrafo"/>
        <w:spacing w:line="276" w:lineRule="auto"/>
        <w:ind w:left="720"/>
        <w:rPr>
          <w:del w:id="826" w:author="Fabio B" w:date="2015-03-10T11:31:00Z"/>
          <w:rFonts w:cs="Arial"/>
          <w:sz w:val="30"/>
          <w:szCs w:val="30"/>
        </w:rPr>
      </w:pPr>
      <w:del w:id="827" w:author="Fabio B" w:date="2015-03-10T11:31:00Z">
        <w:r w:rsidRPr="00FA6585" w:rsidDel="004C568A">
          <w:rPr>
            <w:rFonts w:cs="Arial"/>
            <w:b/>
            <w:sz w:val="30"/>
            <w:szCs w:val="30"/>
            <w:u w:val="single"/>
          </w:rPr>
          <w:delText xml:space="preserve">ITBI </w:delText>
        </w:r>
        <w:r w:rsidRPr="00FA6585" w:rsidDel="004C568A">
          <w:rPr>
            <w:rFonts w:cs="Arial"/>
            <w:sz w:val="30"/>
            <w:szCs w:val="30"/>
          </w:rPr>
          <w:delText>(</w:delText>
        </w:r>
        <w:r w:rsidR="002C25DD" w:rsidRPr="00FA6585" w:rsidDel="004C568A">
          <w:rPr>
            <w:rFonts w:cs="Arial"/>
            <w:sz w:val="30"/>
            <w:szCs w:val="30"/>
          </w:rPr>
          <w:delText>Imposto de Transmissão de Bens Imóveis)</w:delText>
        </w:r>
      </w:del>
    </w:p>
    <w:p w14:paraId="4D472B68" w14:textId="77777777" w:rsidR="007F3C6E" w:rsidDel="004C568A" w:rsidRDefault="00CC734A">
      <w:pPr>
        <w:pStyle w:val="Pargrafo"/>
        <w:spacing w:line="276" w:lineRule="auto"/>
        <w:ind w:left="708"/>
        <w:rPr>
          <w:del w:id="828" w:author="Fabio B" w:date="2015-03-10T11:31:00Z"/>
          <w:rFonts w:cs="Arial"/>
          <w:b/>
          <w:color w:val="000000"/>
          <w:sz w:val="30"/>
          <w:szCs w:val="30"/>
        </w:rPr>
      </w:pPr>
      <w:del w:id="829" w:author="Fabio B" w:date="2015-03-10T11:31:00Z">
        <w:r w:rsidRPr="00CC734A" w:rsidDel="004C568A">
          <w:rPr>
            <w:rFonts w:cs="Arial"/>
            <w:color w:val="000000"/>
            <w:sz w:val="30"/>
            <w:szCs w:val="30"/>
          </w:rPr>
          <w:delText>O</w:delText>
        </w:r>
        <w:r w:rsidDel="004C568A">
          <w:rPr>
            <w:rFonts w:cs="Arial"/>
            <w:b/>
            <w:color w:val="000000"/>
            <w:sz w:val="30"/>
            <w:szCs w:val="30"/>
          </w:rPr>
          <w:delText xml:space="preserve"> </w:delText>
        </w:r>
        <w:r w:rsidDel="004C568A">
          <w:rPr>
            <w:rFonts w:cs="Arial"/>
            <w:sz w:val="30"/>
            <w:szCs w:val="30"/>
          </w:rPr>
          <w:delText>ITBI é recolhido a cada transferência de propriedade do imóvel</w:delText>
        </w:r>
        <w:r w:rsidR="00DD3DF0" w:rsidDel="004C568A">
          <w:rPr>
            <w:rFonts w:cs="Arial"/>
            <w:sz w:val="30"/>
            <w:szCs w:val="30"/>
          </w:rPr>
          <w:delText>,</w:delText>
        </w:r>
        <w:r w:rsidDel="004C568A">
          <w:rPr>
            <w:rFonts w:cs="Arial"/>
            <w:sz w:val="30"/>
            <w:szCs w:val="30"/>
          </w:rPr>
          <w:delText xml:space="preserve"> usualmente pelo adquirente</w:delText>
        </w:r>
        <w:r w:rsidR="00DD3DF0" w:rsidDel="004C568A">
          <w:rPr>
            <w:rFonts w:cs="Arial"/>
            <w:sz w:val="30"/>
            <w:szCs w:val="30"/>
          </w:rPr>
          <w:delText>. S</w:delText>
        </w:r>
        <w:r w:rsidDel="004C568A">
          <w:rPr>
            <w:rFonts w:cs="Arial"/>
            <w:sz w:val="30"/>
            <w:szCs w:val="30"/>
          </w:rPr>
          <w:delText>uas alíquotas variam de município para município</w:delText>
        </w:r>
        <w:r w:rsidR="001C4922" w:rsidDel="004C568A">
          <w:rPr>
            <w:rFonts w:cs="Arial"/>
            <w:sz w:val="30"/>
            <w:szCs w:val="30"/>
          </w:rPr>
          <w:delText xml:space="preserve"> e a base de cálculo é o valor venal do imóvel</w:delText>
        </w:r>
        <w:r w:rsidDel="004C568A">
          <w:rPr>
            <w:rFonts w:cs="Arial"/>
            <w:sz w:val="30"/>
            <w:szCs w:val="30"/>
          </w:rPr>
          <w:delText xml:space="preserve">. </w:delText>
        </w:r>
      </w:del>
    </w:p>
    <w:p w14:paraId="3E5909D3" w14:textId="77777777" w:rsidR="007F3C6E" w:rsidDel="004C568A" w:rsidRDefault="007F3C6E">
      <w:pPr>
        <w:pStyle w:val="Pargrafo"/>
        <w:spacing w:line="276" w:lineRule="auto"/>
        <w:ind w:left="708"/>
        <w:rPr>
          <w:del w:id="830" w:author="Fabio B" w:date="2015-03-10T11:31:00Z"/>
          <w:rFonts w:cs="Arial"/>
          <w:color w:val="000000"/>
          <w:sz w:val="30"/>
          <w:szCs w:val="30"/>
        </w:rPr>
      </w:pPr>
    </w:p>
    <w:p w14:paraId="78DAC3B5" w14:textId="77777777" w:rsidR="007F3C6E" w:rsidDel="004C568A" w:rsidRDefault="00A66760">
      <w:pPr>
        <w:pStyle w:val="Pargrafo"/>
        <w:spacing w:line="276" w:lineRule="auto"/>
        <w:ind w:left="708"/>
        <w:rPr>
          <w:del w:id="831" w:author="Fabio B" w:date="2015-03-10T11:31:00Z"/>
          <w:rFonts w:cs="Arial"/>
          <w:color w:val="000000"/>
          <w:sz w:val="30"/>
          <w:szCs w:val="30"/>
        </w:rPr>
      </w:pPr>
      <w:del w:id="832" w:author="Fabio B" w:date="2015-03-10T11:31:00Z">
        <w:r w:rsidRPr="00FA6585" w:rsidDel="004C568A">
          <w:rPr>
            <w:rFonts w:cs="Arial"/>
            <w:color w:val="000000"/>
            <w:sz w:val="30"/>
            <w:szCs w:val="30"/>
          </w:rPr>
          <w:delText xml:space="preserve">O </w:delText>
        </w:r>
        <w:r w:rsidR="00CC734A" w:rsidDel="004C568A">
          <w:rPr>
            <w:rFonts w:cs="Arial"/>
            <w:color w:val="000000"/>
            <w:sz w:val="30"/>
            <w:szCs w:val="30"/>
          </w:rPr>
          <w:delText>volume de ITBI arrecadado</w:delText>
        </w:r>
        <w:r w:rsidRPr="00FA6585" w:rsidDel="004C568A">
          <w:rPr>
            <w:rFonts w:cs="Arial"/>
            <w:color w:val="000000"/>
            <w:sz w:val="30"/>
            <w:szCs w:val="30"/>
          </w:rPr>
          <w:delText xml:space="preserve"> </w:delText>
        </w:r>
        <w:r w:rsidR="00B34C33" w:rsidDel="004C568A">
          <w:rPr>
            <w:rFonts w:cs="Arial"/>
            <w:color w:val="000000"/>
            <w:sz w:val="30"/>
            <w:szCs w:val="30"/>
          </w:rPr>
          <w:delText>cresce</w:delText>
        </w:r>
        <w:r w:rsidRPr="00FA6585" w:rsidDel="004C568A">
          <w:rPr>
            <w:rFonts w:cs="Arial"/>
            <w:color w:val="000000"/>
            <w:sz w:val="30"/>
            <w:szCs w:val="30"/>
          </w:rPr>
          <w:delText xml:space="preserve"> desde 2010, como é possível conferir nos dados:</w:delText>
        </w:r>
      </w:del>
    </w:p>
    <w:p w14:paraId="7B92F1B5" w14:textId="77777777" w:rsidR="00A66760" w:rsidRPr="00FA6585" w:rsidDel="004C568A" w:rsidRDefault="00A66760" w:rsidP="00FA6585">
      <w:pPr>
        <w:pStyle w:val="Pargrafo"/>
        <w:spacing w:line="276" w:lineRule="auto"/>
        <w:rPr>
          <w:del w:id="833" w:author="Fabio B" w:date="2015-03-10T11:31:00Z"/>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2107"/>
        <w:gridCol w:w="1555"/>
        <w:gridCol w:w="1937"/>
        <w:gridCol w:w="1936"/>
        <w:gridCol w:w="1308"/>
        <w:tblGridChange w:id="834">
          <w:tblGrid>
            <w:gridCol w:w="15"/>
            <w:gridCol w:w="1698"/>
            <w:gridCol w:w="1964"/>
            <w:gridCol w:w="1937"/>
            <w:gridCol w:w="1936"/>
            <w:gridCol w:w="1293"/>
            <w:gridCol w:w="15"/>
          </w:tblGrid>
        </w:tblGridChange>
      </w:tblGrid>
      <w:tr w:rsidR="00A66760" w:rsidRPr="00FA6585" w:rsidDel="004C568A" w14:paraId="3F183FD6" w14:textId="77777777" w:rsidTr="00B10668">
        <w:trPr>
          <w:trHeight w:val="486"/>
          <w:del w:id="835" w:author="Fabio B" w:date="2015-03-10T11:31:00Z"/>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14:paraId="4F4FAFCE" w14:textId="77777777" w:rsidR="00D535A5" w:rsidRPr="00FA6585" w:rsidDel="004C568A" w:rsidRDefault="00A66760" w:rsidP="00FA6585">
            <w:pPr>
              <w:pStyle w:val="Pargrafo"/>
              <w:spacing w:line="276" w:lineRule="auto"/>
              <w:rPr>
                <w:del w:id="836" w:author="Fabio B" w:date="2015-03-10T11:31:00Z"/>
                <w:rFonts w:cs="Arial"/>
                <w:color w:val="000000"/>
                <w:sz w:val="30"/>
                <w:szCs w:val="30"/>
              </w:rPr>
            </w:pPr>
            <w:del w:id="837" w:author="Fabio B" w:date="2015-03-10T11:31:00Z">
              <w:r w:rsidRPr="00FA6585" w:rsidDel="004C568A">
                <w:rPr>
                  <w:rFonts w:cs="Arial"/>
                  <w:b/>
                  <w:bCs/>
                  <w:color w:val="000000"/>
                  <w:sz w:val="30"/>
                  <w:szCs w:val="30"/>
                </w:rPr>
                <w:delText>ITBI</w:delText>
              </w:r>
            </w:del>
          </w:p>
        </w:tc>
      </w:tr>
      <w:tr w:rsidR="00A66760" w:rsidRPr="00FA6585" w:rsidDel="004C568A" w14:paraId="48C4439B" w14:textId="77777777" w:rsidTr="00161084">
        <w:tblPrEx>
          <w:tblW w:w="8843" w:type="dxa"/>
          <w:tblInd w:w="15" w:type="dxa"/>
          <w:tblCellMar>
            <w:left w:w="0" w:type="dxa"/>
            <w:right w:w="0" w:type="dxa"/>
          </w:tblCellMar>
          <w:tblPrExChange w:id="838" w:author="Fabio B" w:date="2015-03-09T16:45:00Z">
            <w:tblPrEx>
              <w:tblW w:w="8843" w:type="dxa"/>
              <w:tblInd w:w="15" w:type="dxa"/>
              <w:tblCellMar>
                <w:left w:w="0" w:type="dxa"/>
                <w:right w:w="0" w:type="dxa"/>
              </w:tblCellMar>
            </w:tblPrEx>
          </w:tblPrExChange>
        </w:tblPrEx>
        <w:trPr>
          <w:trHeight w:val="463"/>
          <w:del w:id="839" w:author="Fabio B" w:date="2015-03-10T11:31:00Z"/>
          <w:trPrChange w:id="840"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841"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2055D1F5" w14:textId="77777777" w:rsidR="00D535A5" w:rsidRPr="0047367B" w:rsidDel="004C568A" w:rsidRDefault="00A66760" w:rsidP="00FA6585">
            <w:pPr>
              <w:pStyle w:val="Pargrafo"/>
              <w:spacing w:line="276" w:lineRule="auto"/>
              <w:rPr>
                <w:del w:id="842" w:author="Fabio B" w:date="2015-03-10T11:31:00Z"/>
                <w:rFonts w:cs="Arial"/>
                <w:b/>
                <w:color w:val="000000"/>
                <w:sz w:val="30"/>
                <w:szCs w:val="30"/>
              </w:rPr>
            </w:pPr>
            <w:del w:id="843" w:author="Fabio B" w:date="2015-03-10T11:31:00Z">
              <w:r w:rsidRPr="0047367B" w:rsidDel="004C568A">
                <w:rPr>
                  <w:rFonts w:cs="Arial"/>
                  <w:b/>
                  <w:color w:val="000000"/>
                  <w:sz w:val="30"/>
                  <w:szCs w:val="30"/>
                </w:rPr>
                <w:delText>Cidade/Ano</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844"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176455FC" w14:textId="77777777" w:rsidR="00D535A5" w:rsidRPr="0047367B" w:rsidDel="004C568A" w:rsidRDefault="00A66760" w:rsidP="00FA6585">
            <w:pPr>
              <w:pStyle w:val="Pargrafo"/>
              <w:spacing w:line="276" w:lineRule="auto"/>
              <w:rPr>
                <w:del w:id="845" w:author="Fabio B" w:date="2015-03-10T11:31:00Z"/>
                <w:rFonts w:cs="Arial"/>
                <w:b/>
                <w:color w:val="000000"/>
                <w:sz w:val="30"/>
                <w:szCs w:val="30"/>
              </w:rPr>
            </w:pPr>
            <w:del w:id="846" w:author="Fabio B" w:date="2015-03-10T11:31:00Z">
              <w:r w:rsidRPr="0047367B" w:rsidDel="004C568A">
                <w:rPr>
                  <w:rFonts w:cs="Arial"/>
                  <w:b/>
                  <w:color w:val="000000"/>
                  <w:sz w:val="30"/>
                  <w:szCs w:val="30"/>
                </w:rPr>
                <w:delText>2010</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847"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7F435DF0" w14:textId="77777777" w:rsidR="00D535A5" w:rsidRPr="0047367B" w:rsidDel="004C568A" w:rsidRDefault="00A66760" w:rsidP="00FA6585">
            <w:pPr>
              <w:pStyle w:val="Pargrafo"/>
              <w:spacing w:line="276" w:lineRule="auto"/>
              <w:rPr>
                <w:del w:id="848" w:author="Fabio B" w:date="2015-03-10T11:31:00Z"/>
                <w:rFonts w:cs="Arial"/>
                <w:b/>
                <w:color w:val="000000"/>
                <w:sz w:val="30"/>
                <w:szCs w:val="30"/>
              </w:rPr>
            </w:pPr>
            <w:del w:id="849" w:author="Fabio B" w:date="2015-03-10T11:31:00Z">
              <w:r w:rsidRPr="0047367B" w:rsidDel="004C568A">
                <w:rPr>
                  <w:rFonts w:cs="Arial"/>
                  <w:b/>
                  <w:color w:val="000000"/>
                  <w:sz w:val="30"/>
                  <w:szCs w:val="30"/>
                </w:rPr>
                <w:delText>2011</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850"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5677C5A2" w14:textId="77777777" w:rsidR="00D535A5" w:rsidRPr="0047367B" w:rsidDel="004C568A" w:rsidRDefault="00A66760" w:rsidP="00FA6585">
            <w:pPr>
              <w:pStyle w:val="Pargrafo"/>
              <w:spacing w:line="276" w:lineRule="auto"/>
              <w:rPr>
                <w:del w:id="851" w:author="Fabio B" w:date="2015-03-10T11:31:00Z"/>
                <w:rFonts w:cs="Arial"/>
                <w:b/>
                <w:color w:val="000000"/>
                <w:sz w:val="30"/>
                <w:szCs w:val="30"/>
              </w:rPr>
            </w:pPr>
            <w:del w:id="852" w:author="Fabio B" w:date="2015-03-10T11:31:00Z">
              <w:r w:rsidRPr="0047367B" w:rsidDel="004C568A">
                <w:rPr>
                  <w:rFonts w:cs="Arial"/>
                  <w:b/>
                  <w:color w:val="000000"/>
                  <w:sz w:val="30"/>
                  <w:szCs w:val="30"/>
                </w:rPr>
                <w:delText>2012</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Change w:id="853"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tcPrChange>
          </w:tcPr>
          <w:p w14:paraId="4BE5C506" w14:textId="77777777" w:rsidR="00D535A5" w:rsidRPr="0047367B" w:rsidDel="004C568A" w:rsidRDefault="00A66760" w:rsidP="00FA6585">
            <w:pPr>
              <w:pStyle w:val="Pargrafo"/>
              <w:spacing w:line="276" w:lineRule="auto"/>
              <w:rPr>
                <w:del w:id="854" w:author="Fabio B" w:date="2015-03-10T11:31:00Z"/>
                <w:rFonts w:cs="Arial"/>
                <w:b/>
                <w:color w:val="000000"/>
                <w:sz w:val="30"/>
                <w:szCs w:val="30"/>
              </w:rPr>
            </w:pPr>
            <w:del w:id="855" w:author="Fabio B" w:date="2015-03-10T11:31:00Z">
              <w:r w:rsidRPr="0047367B" w:rsidDel="004C568A">
                <w:rPr>
                  <w:rFonts w:cs="Arial"/>
                  <w:b/>
                  <w:color w:val="000000"/>
                  <w:sz w:val="30"/>
                  <w:szCs w:val="30"/>
                </w:rPr>
                <w:delText>2013</w:delText>
              </w:r>
            </w:del>
          </w:p>
        </w:tc>
      </w:tr>
      <w:tr w:rsidR="00A66760" w:rsidRPr="00FA6585" w:rsidDel="004C568A" w14:paraId="4CE9A629" w14:textId="77777777" w:rsidTr="00161084">
        <w:tblPrEx>
          <w:tblW w:w="8843" w:type="dxa"/>
          <w:tblInd w:w="15" w:type="dxa"/>
          <w:tblCellMar>
            <w:left w:w="0" w:type="dxa"/>
            <w:right w:w="0" w:type="dxa"/>
          </w:tblCellMar>
          <w:tblPrExChange w:id="856" w:author="Fabio B" w:date="2015-03-09T16:45:00Z">
            <w:tblPrEx>
              <w:tblW w:w="8843" w:type="dxa"/>
              <w:tblInd w:w="15" w:type="dxa"/>
              <w:tblCellMar>
                <w:left w:w="0" w:type="dxa"/>
                <w:right w:w="0" w:type="dxa"/>
              </w:tblCellMar>
            </w:tblPrEx>
          </w:tblPrExChange>
        </w:tblPrEx>
        <w:trPr>
          <w:trHeight w:val="463"/>
          <w:del w:id="857" w:author="Fabio B" w:date="2015-03-10T11:31:00Z"/>
          <w:trPrChange w:id="858"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59"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C6275A4" w14:textId="77777777" w:rsidR="00D535A5" w:rsidRPr="00FA6585" w:rsidDel="004C568A" w:rsidRDefault="00A66760" w:rsidP="00FA6585">
            <w:pPr>
              <w:pStyle w:val="Pargrafo"/>
              <w:spacing w:line="276" w:lineRule="auto"/>
              <w:rPr>
                <w:del w:id="860" w:author="Fabio B" w:date="2015-03-10T11:31:00Z"/>
                <w:rFonts w:cs="Arial"/>
                <w:color w:val="000000"/>
                <w:sz w:val="30"/>
                <w:szCs w:val="30"/>
              </w:rPr>
            </w:pPr>
            <w:del w:id="861" w:author="Fabio B" w:date="2015-03-10T11:31:00Z">
              <w:r w:rsidRPr="00FA6585" w:rsidDel="004C568A">
                <w:rPr>
                  <w:rFonts w:cs="Arial"/>
                  <w:color w:val="000000"/>
                  <w:sz w:val="30"/>
                  <w:szCs w:val="30"/>
                </w:rPr>
                <w:delText>São Paulo</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62"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847D05F" w14:textId="77777777" w:rsidR="00D535A5" w:rsidRPr="00FA6585" w:rsidDel="004C568A" w:rsidRDefault="00A66760" w:rsidP="00FA6585">
            <w:pPr>
              <w:pStyle w:val="Pargrafo"/>
              <w:spacing w:line="276" w:lineRule="auto"/>
              <w:rPr>
                <w:del w:id="863" w:author="Fabio B" w:date="2015-03-10T11:31:00Z"/>
                <w:rFonts w:cs="Arial"/>
                <w:color w:val="000000"/>
                <w:sz w:val="30"/>
                <w:szCs w:val="30"/>
              </w:rPr>
            </w:pPr>
            <w:del w:id="864" w:author="Fabio B" w:date="2015-03-10T11:31:00Z">
              <w:r w:rsidRPr="00FA6585" w:rsidDel="004C568A">
                <w:rPr>
                  <w:rFonts w:cs="Arial"/>
                  <w:color w:val="000000"/>
                  <w:sz w:val="30"/>
                  <w:szCs w:val="30"/>
                </w:rPr>
                <w:delText>949</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65"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611A467" w14:textId="77777777" w:rsidR="00D535A5" w:rsidRPr="00FA6585" w:rsidDel="004C568A" w:rsidRDefault="00A66760" w:rsidP="00FA6585">
            <w:pPr>
              <w:pStyle w:val="Pargrafo"/>
              <w:spacing w:line="276" w:lineRule="auto"/>
              <w:rPr>
                <w:del w:id="866" w:author="Fabio B" w:date="2015-03-10T11:31:00Z"/>
                <w:rFonts w:cs="Arial"/>
                <w:color w:val="000000"/>
                <w:sz w:val="30"/>
                <w:szCs w:val="30"/>
              </w:rPr>
            </w:pPr>
            <w:del w:id="867" w:author="Fabio B" w:date="2015-03-10T11:31:00Z">
              <w:r w:rsidRPr="00FA6585" w:rsidDel="004C568A">
                <w:rPr>
                  <w:rFonts w:cs="Arial"/>
                  <w:color w:val="000000"/>
                  <w:sz w:val="30"/>
                  <w:szCs w:val="30"/>
                </w:rPr>
                <w:delText>1.126</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68"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DDCDFBA" w14:textId="77777777" w:rsidR="00D535A5" w:rsidRPr="00FA6585" w:rsidDel="004C568A" w:rsidRDefault="00A66760" w:rsidP="00FA6585">
            <w:pPr>
              <w:pStyle w:val="Pargrafo"/>
              <w:spacing w:line="276" w:lineRule="auto"/>
              <w:rPr>
                <w:del w:id="869" w:author="Fabio B" w:date="2015-03-10T11:31:00Z"/>
                <w:rFonts w:cs="Arial"/>
                <w:color w:val="000000"/>
                <w:sz w:val="30"/>
                <w:szCs w:val="30"/>
              </w:rPr>
            </w:pPr>
            <w:del w:id="870" w:author="Fabio B" w:date="2015-03-10T11:31:00Z">
              <w:r w:rsidRPr="00FA6585" w:rsidDel="004C568A">
                <w:rPr>
                  <w:rFonts w:cs="Arial"/>
                  <w:color w:val="000000"/>
                  <w:sz w:val="30"/>
                  <w:szCs w:val="30"/>
                </w:rPr>
                <w:delText>1.200</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71"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D7FDA62" w14:textId="77777777" w:rsidR="00D535A5" w:rsidRPr="00FA6585" w:rsidDel="004C568A" w:rsidRDefault="00A66760" w:rsidP="00FA6585">
            <w:pPr>
              <w:pStyle w:val="Pargrafo"/>
              <w:spacing w:line="276" w:lineRule="auto"/>
              <w:rPr>
                <w:del w:id="872" w:author="Fabio B" w:date="2015-03-10T11:31:00Z"/>
                <w:rFonts w:cs="Arial"/>
                <w:color w:val="000000"/>
                <w:sz w:val="30"/>
                <w:szCs w:val="30"/>
              </w:rPr>
            </w:pPr>
            <w:del w:id="873" w:author="Fabio B" w:date="2015-03-10T11:31:00Z">
              <w:r w:rsidRPr="00FA6585" w:rsidDel="004C568A">
                <w:rPr>
                  <w:rFonts w:cs="Arial"/>
                  <w:color w:val="000000"/>
                  <w:sz w:val="30"/>
                  <w:szCs w:val="30"/>
                </w:rPr>
                <w:delText>1.409</w:delText>
              </w:r>
            </w:del>
          </w:p>
        </w:tc>
      </w:tr>
      <w:tr w:rsidR="00A66760" w:rsidRPr="00FA6585" w:rsidDel="004C568A" w14:paraId="7B5B3686" w14:textId="77777777" w:rsidTr="00161084">
        <w:tblPrEx>
          <w:tblW w:w="8843" w:type="dxa"/>
          <w:tblInd w:w="15" w:type="dxa"/>
          <w:tblCellMar>
            <w:left w:w="0" w:type="dxa"/>
            <w:right w:w="0" w:type="dxa"/>
          </w:tblCellMar>
          <w:tblPrExChange w:id="874" w:author="Fabio B" w:date="2015-03-09T16:45:00Z">
            <w:tblPrEx>
              <w:tblW w:w="8843" w:type="dxa"/>
              <w:tblInd w:w="15" w:type="dxa"/>
              <w:tblCellMar>
                <w:left w:w="0" w:type="dxa"/>
                <w:right w:w="0" w:type="dxa"/>
              </w:tblCellMar>
            </w:tblPrEx>
          </w:tblPrExChange>
        </w:tblPrEx>
        <w:trPr>
          <w:trHeight w:val="463"/>
          <w:del w:id="875" w:author="Fabio B" w:date="2015-03-10T11:31:00Z"/>
          <w:trPrChange w:id="876"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77"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A985474" w14:textId="77777777" w:rsidR="00D535A5" w:rsidRPr="00FA6585" w:rsidDel="004C568A" w:rsidRDefault="00A66760" w:rsidP="00FA6585">
            <w:pPr>
              <w:pStyle w:val="Pargrafo"/>
              <w:spacing w:line="276" w:lineRule="auto"/>
              <w:rPr>
                <w:del w:id="878" w:author="Fabio B" w:date="2015-03-10T11:31:00Z"/>
                <w:rFonts w:cs="Arial"/>
                <w:color w:val="000000"/>
                <w:sz w:val="30"/>
                <w:szCs w:val="30"/>
              </w:rPr>
            </w:pPr>
            <w:del w:id="879" w:author="Fabio B" w:date="2015-03-10T11:31:00Z">
              <w:r w:rsidRPr="00FA6585" w:rsidDel="004C568A">
                <w:rPr>
                  <w:rFonts w:cs="Arial"/>
                  <w:color w:val="000000"/>
                  <w:sz w:val="30"/>
                  <w:szCs w:val="30"/>
                </w:rPr>
                <w:delText>Rio de Janeiro</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80"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00ECACA7" w14:textId="77777777" w:rsidR="00D535A5" w:rsidRPr="00FA6585" w:rsidDel="004C568A" w:rsidRDefault="00A66760" w:rsidP="00FA6585">
            <w:pPr>
              <w:pStyle w:val="Pargrafo"/>
              <w:spacing w:line="276" w:lineRule="auto"/>
              <w:rPr>
                <w:del w:id="881" w:author="Fabio B" w:date="2015-03-10T11:31:00Z"/>
                <w:rFonts w:cs="Arial"/>
                <w:color w:val="000000"/>
                <w:sz w:val="30"/>
                <w:szCs w:val="30"/>
              </w:rPr>
            </w:pPr>
            <w:del w:id="882" w:author="Fabio B" w:date="2015-03-10T11:31:00Z">
              <w:r w:rsidRPr="00FA6585" w:rsidDel="004C568A">
                <w:rPr>
                  <w:rFonts w:cs="Arial"/>
                  <w:color w:val="000000"/>
                  <w:sz w:val="30"/>
                  <w:szCs w:val="30"/>
                </w:rPr>
                <w:delText>496</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83"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2A83339" w14:textId="77777777" w:rsidR="00D535A5" w:rsidRPr="00FA6585" w:rsidDel="004C568A" w:rsidRDefault="00A66760" w:rsidP="00FA6585">
            <w:pPr>
              <w:pStyle w:val="Pargrafo"/>
              <w:spacing w:line="276" w:lineRule="auto"/>
              <w:rPr>
                <w:del w:id="884" w:author="Fabio B" w:date="2015-03-10T11:31:00Z"/>
                <w:rFonts w:cs="Arial"/>
                <w:color w:val="000000"/>
                <w:sz w:val="30"/>
                <w:szCs w:val="30"/>
              </w:rPr>
            </w:pPr>
            <w:del w:id="885" w:author="Fabio B" w:date="2015-03-10T11:31:00Z">
              <w:r w:rsidRPr="00FA6585" w:rsidDel="004C568A">
                <w:rPr>
                  <w:rFonts w:cs="Arial"/>
                  <w:color w:val="000000"/>
                  <w:sz w:val="30"/>
                  <w:szCs w:val="30"/>
                </w:rPr>
                <w:delText>592</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86"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9C1E028" w14:textId="77777777" w:rsidR="00D535A5" w:rsidRPr="00FA6585" w:rsidDel="004C568A" w:rsidRDefault="00A66760" w:rsidP="00FA6585">
            <w:pPr>
              <w:pStyle w:val="Pargrafo"/>
              <w:spacing w:line="276" w:lineRule="auto"/>
              <w:rPr>
                <w:del w:id="887" w:author="Fabio B" w:date="2015-03-10T11:31:00Z"/>
                <w:rFonts w:cs="Arial"/>
                <w:color w:val="000000"/>
                <w:sz w:val="30"/>
                <w:szCs w:val="30"/>
              </w:rPr>
            </w:pPr>
            <w:del w:id="888" w:author="Fabio B" w:date="2015-03-10T11:31:00Z">
              <w:r w:rsidRPr="00FA6585" w:rsidDel="004C568A">
                <w:rPr>
                  <w:rFonts w:cs="Arial"/>
                  <w:color w:val="000000"/>
                  <w:sz w:val="30"/>
                  <w:szCs w:val="30"/>
                </w:rPr>
                <w:delText>748</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89"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DC14AB0" w14:textId="77777777" w:rsidR="00D535A5" w:rsidRPr="00FA6585" w:rsidDel="004C568A" w:rsidRDefault="00A66760" w:rsidP="00FA6585">
            <w:pPr>
              <w:pStyle w:val="Pargrafo"/>
              <w:spacing w:line="276" w:lineRule="auto"/>
              <w:rPr>
                <w:del w:id="890" w:author="Fabio B" w:date="2015-03-10T11:31:00Z"/>
                <w:rFonts w:cs="Arial"/>
                <w:color w:val="000000"/>
                <w:sz w:val="30"/>
                <w:szCs w:val="30"/>
              </w:rPr>
            </w:pPr>
            <w:del w:id="891" w:author="Fabio B" w:date="2015-03-10T11:31:00Z">
              <w:r w:rsidRPr="00FA6585" w:rsidDel="004C568A">
                <w:rPr>
                  <w:rFonts w:cs="Arial"/>
                  <w:color w:val="000000"/>
                  <w:sz w:val="30"/>
                  <w:szCs w:val="30"/>
                </w:rPr>
                <w:delText>787</w:delText>
              </w:r>
            </w:del>
          </w:p>
        </w:tc>
      </w:tr>
      <w:tr w:rsidR="00A66760" w:rsidRPr="00FA6585" w:rsidDel="004C568A" w14:paraId="6E8A8D64" w14:textId="77777777" w:rsidTr="00161084">
        <w:tblPrEx>
          <w:tblW w:w="8843" w:type="dxa"/>
          <w:tblInd w:w="15" w:type="dxa"/>
          <w:tblCellMar>
            <w:left w:w="0" w:type="dxa"/>
            <w:right w:w="0" w:type="dxa"/>
          </w:tblCellMar>
          <w:tblPrExChange w:id="892" w:author="Fabio B" w:date="2015-03-09T16:45:00Z">
            <w:tblPrEx>
              <w:tblW w:w="8843" w:type="dxa"/>
              <w:tblInd w:w="15" w:type="dxa"/>
              <w:tblCellMar>
                <w:left w:w="0" w:type="dxa"/>
                <w:right w:w="0" w:type="dxa"/>
              </w:tblCellMar>
            </w:tblPrEx>
          </w:tblPrExChange>
        </w:tblPrEx>
        <w:trPr>
          <w:trHeight w:val="463"/>
          <w:del w:id="893" w:author="Fabio B" w:date="2015-03-10T11:31:00Z"/>
          <w:trPrChange w:id="894"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95"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547A4CB" w14:textId="77777777" w:rsidR="00D535A5" w:rsidRPr="00FA6585" w:rsidDel="004C568A" w:rsidRDefault="00A66760" w:rsidP="00FA6585">
            <w:pPr>
              <w:pStyle w:val="Pargrafo"/>
              <w:spacing w:line="276" w:lineRule="auto"/>
              <w:rPr>
                <w:del w:id="896" w:author="Fabio B" w:date="2015-03-10T11:31:00Z"/>
                <w:rFonts w:cs="Arial"/>
                <w:color w:val="000000"/>
                <w:sz w:val="30"/>
                <w:szCs w:val="30"/>
              </w:rPr>
            </w:pPr>
            <w:del w:id="897" w:author="Fabio B" w:date="2015-03-10T11:31:00Z">
              <w:r w:rsidRPr="00FA6585" w:rsidDel="004C568A">
                <w:rPr>
                  <w:rFonts w:cs="Arial"/>
                  <w:color w:val="000000"/>
                  <w:sz w:val="30"/>
                  <w:szCs w:val="30"/>
                </w:rPr>
                <w:delText>Belo Horizonte</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898"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889F229" w14:textId="77777777" w:rsidR="00D535A5" w:rsidRPr="00FA6585" w:rsidDel="004C568A" w:rsidRDefault="00A66760" w:rsidP="00FA6585">
            <w:pPr>
              <w:pStyle w:val="Pargrafo"/>
              <w:spacing w:line="276" w:lineRule="auto"/>
              <w:rPr>
                <w:del w:id="899" w:author="Fabio B" w:date="2015-03-10T11:31:00Z"/>
                <w:rFonts w:cs="Arial"/>
                <w:color w:val="000000"/>
                <w:sz w:val="30"/>
                <w:szCs w:val="30"/>
              </w:rPr>
            </w:pPr>
            <w:del w:id="900" w:author="Fabio B" w:date="2015-03-10T11:31:00Z">
              <w:r w:rsidRPr="00FA6585" w:rsidDel="004C568A">
                <w:rPr>
                  <w:rFonts w:cs="Arial"/>
                  <w:color w:val="000000"/>
                  <w:sz w:val="30"/>
                  <w:szCs w:val="30"/>
                </w:rPr>
                <w:delText>209</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01"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F1BF6D2" w14:textId="77777777" w:rsidR="00D535A5" w:rsidRPr="00FA6585" w:rsidDel="004C568A" w:rsidRDefault="00A66760" w:rsidP="00FA6585">
            <w:pPr>
              <w:pStyle w:val="Pargrafo"/>
              <w:spacing w:line="276" w:lineRule="auto"/>
              <w:rPr>
                <w:del w:id="902" w:author="Fabio B" w:date="2015-03-10T11:31:00Z"/>
                <w:rFonts w:cs="Arial"/>
                <w:color w:val="000000"/>
                <w:sz w:val="30"/>
                <w:szCs w:val="30"/>
              </w:rPr>
            </w:pPr>
            <w:del w:id="903" w:author="Fabio B" w:date="2015-03-10T11:31:00Z">
              <w:r w:rsidRPr="00FA6585" w:rsidDel="004C568A">
                <w:rPr>
                  <w:rFonts w:cs="Arial"/>
                  <w:color w:val="000000"/>
                  <w:sz w:val="30"/>
                  <w:szCs w:val="30"/>
                </w:rPr>
                <w:delText>262</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04"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ED8ADA8" w14:textId="77777777" w:rsidR="00D535A5" w:rsidRPr="00FA6585" w:rsidDel="004C568A" w:rsidRDefault="00A66760" w:rsidP="00FA6585">
            <w:pPr>
              <w:pStyle w:val="Pargrafo"/>
              <w:spacing w:line="276" w:lineRule="auto"/>
              <w:rPr>
                <w:del w:id="905" w:author="Fabio B" w:date="2015-03-10T11:31:00Z"/>
                <w:rFonts w:cs="Arial"/>
                <w:color w:val="000000"/>
                <w:sz w:val="30"/>
                <w:szCs w:val="30"/>
              </w:rPr>
            </w:pPr>
            <w:del w:id="906" w:author="Fabio B" w:date="2015-03-10T11:31:00Z">
              <w:r w:rsidRPr="00FA6585" w:rsidDel="004C568A">
                <w:rPr>
                  <w:rFonts w:cs="Arial"/>
                  <w:color w:val="000000"/>
                  <w:sz w:val="30"/>
                  <w:szCs w:val="30"/>
                </w:rPr>
                <w:delText>309</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07"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498AD7ED" w14:textId="77777777" w:rsidR="00D535A5" w:rsidRPr="00FA6585" w:rsidDel="004C568A" w:rsidRDefault="00A66760" w:rsidP="00FA6585">
            <w:pPr>
              <w:pStyle w:val="Pargrafo"/>
              <w:spacing w:line="276" w:lineRule="auto"/>
              <w:rPr>
                <w:del w:id="908" w:author="Fabio B" w:date="2015-03-10T11:31:00Z"/>
                <w:rFonts w:cs="Arial"/>
                <w:color w:val="000000"/>
                <w:sz w:val="30"/>
                <w:szCs w:val="30"/>
              </w:rPr>
            </w:pPr>
            <w:del w:id="909" w:author="Fabio B" w:date="2015-03-10T11:31:00Z">
              <w:r w:rsidRPr="00FA6585" w:rsidDel="004C568A">
                <w:rPr>
                  <w:rFonts w:cs="Arial"/>
                  <w:color w:val="000000"/>
                  <w:sz w:val="30"/>
                  <w:szCs w:val="30"/>
                </w:rPr>
                <w:delText>350</w:delText>
              </w:r>
            </w:del>
          </w:p>
        </w:tc>
      </w:tr>
      <w:tr w:rsidR="00A66760" w:rsidRPr="00FA6585" w:rsidDel="004C568A" w14:paraId="560D9938" w14:textId="77777777" w:rsidTr="00161084">
        <w:tblPrEx>
          <w:tblW w:w="8843" w:type="dxa"/>
          <w:tblInd w:w="15" w:type="dxa"/>
          <w:tblCellMar>
            <w:left w:w="0" w:type="dxa"/>
            <w:right w:w="0" w:type="dxa"/>
          </w:tblCellMar>
          <w:tblPrExChange w:id="910" w:author="Fabio B" w:date="2015-03-09T16:45:00Z">
            <w:tblPrEx>
              <w:tblW w:w="8843" w:type="dxa"/>
              <w:tblInd w:w="15" w:type="dxa"/>
              <w:tblCellMar>
                <w:left w:w="0" w:type="dxa"/>
                <w:right w:w="0" w:type="dxa"/>
              </w:tblCellMar>
            </w:tblPrEx>
          </w:tblPrExChange>
        </w:tblPrEx>
        <w:trPr>
          <w:trHeight w:val="463"/>
          <w:del w:id="911" w:author="Fabio B" w:date="2015-03-10T11:31:00Z"/>
          <w:trPrChange w:id="912"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13"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45F1D8D" w14:textId="77777777" w:rsidR="00D535A5" w:rsidRPr="00FA6585" w:rsidDel="004C568A" w:rsidRDefault="00A66760" w:rsidP="00FA6585">
            <w:pPr>
              <w:pStyle w:val="Pargrafo"/>
              <w:spacing w:line="276" w:lineRule="auto"/>
              <w:rPr>
                <w:del w:id="914" w:author="Fabio B" w:date="2015-03-10T11:31:00Z"/>
                <w:rFonts w:cs="Arial"/>
                <w:color w:val="000000"/>
                <w:sz w:val="30"/>
                <w:szCs w:val="30"/>
              </w:rPr>
            </w:pPr>
            <w:del w:id="915" w:author="Fabio B" w:date="2015-03-10T11:31:00Z">
              <w:r w:rsidRPr="00FA6585" w:rsidDel="004C568A">
                <w:rPr>
                  <w:rFonts w:cs="Arial"/>
                  <w:color w:val="000000"/>
                  <w:sz w:val="30"/>
                  <w:szCs w:val="30"/>
                </w:rPr>
                <w:delText>Porto Alegre</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16"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FFD9D89" w14:textId="77777777" w:rsidR="00D535A5" w:rsidRPr="00FA6585" w:rsidDel="004C568A" w:rsidRDefault="00A66760" w:rsidP="00FA6585">
            <w:pPr>
              <w:pStyle w:val="Pargrafo"/>
              <w:spacing w:line="276" w:lineRule="auto"/>
              <w:rPr>
                <w:del w:id="917" w:author="Fabio B" w:date="2015-03-10T11:31:00Z"/>
                <w:rFonts w:cs="Arial"/>
                <w:color w:val="000000"/>
                <w:sz w:val="30"/>
                <w:szCs w:val="30"/>
              </w:rPr>
            </w:pPr>
            <w:del w:id="918" w:author="Fabio B" w:date="2015-03-10T11:31:00Z">
              <w:r w:rsidRPr="00FA6585" w:rsidDel="004C568A">
                <w:rPr>
                  <w:rFonts w:cs="Arial"/>
                  <w:color w:val="000000"/>
                  <w:sz w:val="30"/>
                  <w:szCs w:val="30"/>
                </w:rPr>
                <w:delText>153</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19"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F917F84" w14:textId="77777777" w:rsidR="00D535A5" w:rsidRPr="00FA6585" w:rsidDel="004C568A" w:rsidRDefault="00A66760" w:rsidP="00FA6585">
            <w:pPr>
              <w:pStyle w:val="Pargrafo"/>
              <w:spacing w:line="276" w:lineRule="auto"/>
              <w:rPr>
                <w:del w:id="920" w:author="Fabio B" w:date="2015-03-10T11:31:00Z"/>
                <w:rFonts w:cs="Arial"/>
                <w:color w:val="000000"/>
                <w:sz w:val="30"/>
                <w:szCs w:val="30"/>
              </w:rPr>
            </w:pPr>
            <w:del w:id="921" w:author="Fabio B" w:date="2015-03-10T11:31:00Z">
              <w:r w:rsidRPr="00FA6585" w:rsidDel="004C568A">
                <w:rPr>
                  <w:rFonts w:cs="Arial"/>
                  <w:color w:val="000000"/>
                  <w:sz w:val="30"/>
                  <w:szCs w:val="30"/>
                </w:rPr>
                <w:delText>187</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22"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2BD5B043" w14:textId="77777777" w:rsidR="00D535A5" w:rsidRPr="00FA6585" w:rsidDel="004C568A" w:rsidRDefault="00A66760" w:rsidP="00FA6585">
            <w:pPr>
              <w:pStyle w:val="Pargrafo"/>
              <w:spacing w:line="276" w:lineRule="auto"/>
              <w:rPr>
                <w:del w:id="923" w:author="Fabio B" w:date="2015-03-10T11:31:00Z"/>
                <w:rFonts w:cs="Arial"/>
                <w:color w:val="000000"/>
                <w:sz w:val="30"/>
                <w:szCs w:val="30"/>
              </w:rPr>
            </w:pPr>
            <w:del w:id="924" w:author="Fabio B" w:date="2015-03-10T11:31:00Z">
              <w:r w:rsidRPr="00FA6585" w:rsidDel="004C568A">
                <w:rPr>
                  <w:rFonts w:cs="Arial"/>
                  <w:color w:val="000000"/>
                  <w:sz w:val="30"/>
                  <w:szCs w:val="30"/>
                </w:rPr>
                <w:delText>214</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25"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FD7D4DB" w14:textId="77777777" w:rsidR="00D535A5" w:rsidRPr="00FA6585" w:rsidDel="004C568A" w:rsidRDefault="00A66760" w:rsidP="00FA6585">
            <w:pPr>
              <w:pStyle w:val="Pargrafo"/>
              <w:spacing w:line="276" w:lineRule="auto"/>
              <w:rPr>
                <w:del w:id="926" w:author="Fabio B" w:date="2015-03-10T11:31:00Z"/>
                <w:rFonts w:cs="Arial"/>
                <w:color w:val="000000"/>
                <w:sz w:val="30"/>
                <w:szCs w:val="30"/>
              </w:rPr>
            </w:pPr>
            <w:del w:id="927" w:author="Fabio B" w:date="2015-03-10T11:31:00Z">
              <w:r w:rsidRPr="00FA6585" w:rsidDel="004C568A">
                <w:rPr>
                  <w:rFonts w:cs="Arial"/>
                  <w:color w:val="000000"/>
                  <w:sz w:val="30"/>
                  <w:szCs w:val="30"/>
                </w:rPr>
                <w:delText>235</w:delText>
              </w:r>
            </w:del>
          </w:p>
        </w:tc>
      </w:tr>
      <w:tr w:rsidR="00A66760" w:rsidRPr="00FA6585" w:rsidDel="004C568A" w14:paraId="49ABDB7D" w14:textId="77777777" w:rsidTr="00161084">
        <w:tblPrEx>
          <w:tblW w:w="8843" w:type="dxa"/>
          <w:tblInd w:w="15" w:type="dxa"/>
          <w:tblCellMar>
            <w:left w:w="0" w:type="dxa"/>
            <w:right w:w="0" w:type="dxa"/>
          </w:tblCellMar>
          <w:tblPrExChange w:id="928" w:author="Fabio B" w:date="2015-03-09T16:45:00Z">
            <w:tblPrEx>
              <w:tblW w:w="8843" w:type="dxa"/>
              <w:tblInd w:w="15" w:type="dxa"/>
              <w:tblCellMar>
                <w:left w:w="0" w:type="dxa"/>
                <w:right w:w="0" w:type="dxa"/>
              </w:tblCellMar>
            </w:tblPrEx>
          </w:tblPrExChange>
        </w:tblPrEx>
        <w:trPr>
          <w:trHeight w:val="463"/>
          <w:del w:id="929" w:author="Fabio B" w:date="2015-03-10T11:31:00Z"/>
          <w:trPrChange w:id="930"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31"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2BBD401" w14:textId="77777777" w:rsidR="00D535A5" w:rsidRPr="00FA6585" w:rsidDel="004C568A" w:rsidRDefault="00A66760" w:rsidP="00FA6585">
            <w:pPr>
              <w:pStyle w:val="Pargrafo"/>
              <w:spacing w:line="276" w:lineRule="auto"/>
              <w:rPr>
                <w:del w:id="932" w:author="Fabio B" w:date="2015-03-10T11:31:00Z"/>
                <w:rFonts w:cs="Arial"/>
                <w:color w:val="000000"/>
                <w:sz w:val="30"/>
                <w:szCs w:val="30"/>
              </w:rPr>
            </w:pPr>
            <w:del w:id="933" w:author="Fabio B" w:date="2015-03-10T11:31:00Z">
              <w:r w:rsidRPr="00FA6585" w:rsidDel="004C568A">
                <w:rPr>
                  <w:rFonts w:cs="Arial"/>
                  <w:color w:val="000000"/>
                  <w:sz w:val="30"/>
                  <w:szCs w:val="30"/>
                </w:rPr>
                <w:delText>Salvador</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34"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AC12252" w14:textId="77777777" w:rsidR="00D535A5" w:rsidRPr="00FA6585" w:rsidDel="004C568A" w:rsidRDefault="00A66760" w:rsidP="00FA6585">
            <w:pPr>
              <w:pStyle w:val="Pargrafo"/>
              <w:spacing w:line="276" w:lineRule="auto"/>
              <w:rPr>
                <w:del w:id="935" w:author="Fabio B" w:date="2015-03-10T11:31:00Z"/>
                <w:rFonts w:cs="Arial"/>
                <w:color w:val="000000"/>
                <w:sz w:val="30"/>
                <w:szCs w:val="30"/>
              </w:rPr>
            </w:pPr>
            <w:del w:id="936" w:author="Fabio B" w:date="2015-03-10T11:31:00Z">
              <w:r w:rsidRPr="00FA6585" w:rsidDel="004C568A">
                <w:rPr>
                  <w:rFonts w:cs="Arial"/>
                  <w:color w:val="000000"/>
                  <w:sz w:val="30"/>
                  <w:szCs w:val="30"/>
                </w:rPr>
                <w:delText>126</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37"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3E4E9C93" w14:textId="77777777" w:rsidR="00D535A5" w:rsidRPr="00FA6585" w:rsidDel="004C568A" w:rsidRDefault="00A66760" w:rsidP="00FA6585">
            <w:pPr>
              <w:pStyle w:val="Pargrafo"/>
              <w:spacing w:line="276" w:lineRule="auto"/>
              <w:rPr>
                <w:del w:id="938" w:author="Fabio B" w:date="2015-03-10T11:31:00Z"/>
                <w:rFonts w:cs="Arial"/>
                <w:color w:val="000000"/>
                <w:sz w:val="30"/>
                <w:szCs w:val="30"/>
              </w:rPr>
            </w:pPr>
            <w:del w:id="939" w:author="Fabio B" w:date="2015-03-10T11:31:00Z">
              <w:r w:rsidRPr="00FA6585" w:rsidDel="004C568A">
                <w:rPr>
                  <w:rFonts w:cs="Arial"/>
                  <w:color w:val="000000"/>
                  <w:sz w:val="30"/>
                  <w:szCs w:val="30"/>
                </w:rPr>
                <w:delText>171</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40"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8D985BF" w14:textId="77777777" w:rsidR="00D535A5" w:rsidRPr="00FA6585" w:rsidDel="004C568A" w:rsidRDefault="00A66760" w:rsidP="00FA6585">
            <w:pPr>
              <w:pStyle w:val="Pargrafo"/>
              <w:spacing w:line="276" w:lineRule="auto"/>
              <w:rPr>
                <w:del w:id="941" w:author="Fabio B" w:date="2015-03-10T11:31:00Z"/>
                <w:rFonts w:cs="Arial"/>
                <w:color w:val="000000"/>
                <w:sz w:val="30"/>
                <w:szCs w:val="30"/>
              </w:rPr>
            </w:pPr>
            <w:del w:id="942" w:author="Fabio B" w:date="2015-03-10T11:31:00Z">
              <w:r w:rsidRPr="00FA6585" w:rsidDel="004C568A">
                <w:rPr>
                  <w:rFonts w:cs="Arial"/>
                  <w:color w:val="000000"/>
                  <w:sz w:val="30"/>
                  <w:szCs w:val="30"/>
                </w:rPr>
                <w:delText>151</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43"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7BECE220" w14:textId="77777777" w:rsidR="00D535A5" w:rsidRPr="00FA6585" w:rsidDel="004C568A" w:rsidRDefault="00A66760" w:rsidP="00FA6585">
            <w:pPr>
              <w:pStyle w:val="Pargrafo"/>
              <w:spacing w:line="276" w:lineRule="auto"/>
              <w:rPr>
                <w:del w:id="944" w:author="Fabio B" w:date="2015-03-10T11:31:00Z"/>
                <w:rFonts w:cs="Arial"/>
                <w:color w:val="000000"/>
                <w:sz w:val="30"/>
                <w:szCs w:val="30"/>
              </w:rPr>
            </w:pPr>
            <w:del w:id="945" w:author="Fabio B" w:date="2015-03-10T11:31:00Z">
              <w:r w:rsidRPr="00FA6585" w:rsidDel="004C568A">
                <w:rPr>
                  <w:rFonts w:cs="Arial"/>
                  <w:color w:val="000000"/>
                  <w:sz w:val="30"/>
                  <w:szCs w:val="30"/>
                </w:rPr>
                <w:delText>218</w:delText>
              </w:r>
            </w:del>
          </w:p>
        </w:tc>
      </w:tr>
      <w:tr w:rsidR="00A66760" w:rsidRPr="00FA6585" w:rsidDel="004C568A" w14:paraId="4EB3678A" w14:textId="77777777" w:rsidTr="00161084">
        <w:tblPrEx>
          <w:tblW w:w="8843" w:type="dxa"/>
          <w:tblInd w:w="15" w:type="dxa"/>
          <w:tblCellMar>
            <w:left w:w="0" w:type="dxa"/>
            <w:right w:w="0" w:type="dxa"/>
          </w:tblCellMar>
          <w:tblPrExChange w:id="946" w:author="Fabio B" w:date="2015-03-09T16:45:00Z">
            <w:tblPrEx>
              <w:tblW w:w="8843" w:type="dxa"/>
              <w:tblInd w:w="15" w:type="dxa"/>
              <w:tblCellMar>
                <w:left w:w="0" w:type="dxa"/>
                <w:right w:w="0" w:type="dxa"/>
              </w:tblCellMar>
            </w:tblPrEx>
          </w:tblPrExChange>
        </w:tblPrEx>
        <w:trPr>
          <w:trHeight w:val="463"/>
          <w:del w:id="947" w:author="Fabio B" w:date="2015-03-10T11:31:00Z"/>
          <w:trPrChange w:id="948" w:author="Fabio B" w:date="2015-03-09T16:45:00Z">
            <w:trPr>
              <w:gridBefore w:val="1"/>
              <w:trHeight w:val="463"/>
            </w:trPr>
          </w:trPrChange>
        </w:trPr>
        <w:tc>
          <w:tcPr>
            <w:tcW w:w="210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49" w:author="Fabio B" w:date="2015-03-09T16:45:00Z">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110199C" w14:textId="77777777" w:rsidR="00D535A5" w:rsidRPr="00FA6585" w:rsidDel="004C568A" w:rsidRDefault="00A66760" w:rsidP="00FA6585">
            <w:pPr>
              <w:pStyle w:val="Pargrafo"/>
              <w:spacing w:line="276" w:lineRule="auto"/>
              <w:rPr>
                <w:del w:id="950" w:author="Fabio B" w:date="2015-03-10T11:31:00Z"/>
                <w:rFonts w:cs="Arial"/>
                <w:color w:val="000000"/>
                <w:sz w:val="30"/>
                <w:szCs w:val="30"/>
              </w:rPr>
            </w:pPr>
            <w:del w:id="951" w:author="Fabio B" w:date="2015-03-10T11:31:00Z">
              <w:r w:rsidRPr="00FA6585" w:rsidDel="004C568A">
                <w:rPr>
                  <w:rFonts w:cs="Arial"/>
                  <w:color w:val="000000"/>
                  <w:sz w:val="30"/>
                  <w:szCs w:val="30"/>
                </w:rPr>
                <w:delText>Recife</w:delText>
              </w:r>
            </w:del>
          </w:p>
        </w:tc>
        <w:tc>
          <w:tcPr>
            <w:tcW w:w="155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52" w:author="Fabio B" w:date="2015-03-09T16:45:00Z">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41B34F49" w14:textId="77777777" w:rsidR="00D535A5" w:rsidRPr="00FA6585" w:rsidDel="004C568A" w:rsidRDefault="00A66760" w:rsidP="00FA6585">
            <w:pPr>
              <w:pStyle w:val="Pargrafo"/>
              <w:spacing w:line="276" w:lineRule="auto"/>
              <w:rPr>
                <w:del w:id="953" w:author="Fabio B" w:date="2015-03-10T11:31:00Z"/>
                <w:rFonts w:cs="Arial"/>
                <w:color w:val="000000"/>
                <w:sz w:val="30"/>
                <w:szCs w:val="30"/>
              </w:rPr>
            </w:pPr>
            <w:del w:id="954" w:author="Fabio B" w:date="2015-03-10T11:31:00Z">
              <w:r w:rsidRPr="00FA6585" w:rsidDel="004C568A">
                <w:rPr>
                  <w:rFonts w:cs="Arial"/>
                  <w:color w:val="000000"/>
                  <w:sz w:val="30"/>
                  <w:szCs w:val="30"/>
                </w:rPr>
                <w:delText>47</w:delText>
              </w:r>
            </w:del>
          </w:p>
        </w:tc>
        <w:tc>
          <w:tcPr>
            <w:tcW w:w="1937"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55" w:author="Fabio B" w:date="2015-03-09T16:45:00Z">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16F586A7" w14:textId="77777777" w:rsidR="00D535A5" w:rsidRPr="00FA6585" w:rsidDel="004C568A" w:rsidRDefault="00A66760" w:rsidP="00FA6585">
            <w:pPr>
              <w:pStyle w:val="Pargrafo"/>
              <w:spacing w:line="276" w:lineRule="auto"/>
              <w:rPr>
                <w:del w:id="956" w:author="Fabio B" w:date="2015-03-10T11:31:00Z"/>
                <w:rFonts w:cs="Arial"/>
                <w:color w:val="000000"/>
                <w:sz w:val="30"/>
                <w:szCs w:val="30"/>
              </w:rPr>
            </w:pPr>
            <w:del w:id="957" w:author="Fabio B" w:date="2015-03-10T11:31:00Z">
              <w:r w:rsidRPr="00FA6585" w:rsidDel="004C568A">
                <w:rPr>
                  <w:rFonts w:cs="Arial"/>
                  <w:color w:val="000000"/>
                  <w:sz w:val="30"/>
                  <w:szCs w:val="30"/>
                </w:rPr>
                <w:delText>60</w:delText>
              </w:r>
            </w:del>
          </w:p>
        </w:tc>
        <w:tc>
          <w:tcPr>
            <w:tcW w:w="193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58" w:author="Fabio B" w:date="2015-03-09T16:45:00Z">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643B740E" w14:textId="77777777" w:rsidR="00D535A5" w:rsidRPr="00FA6585" w:rsidDel="004C568A" w:rsidRDefault="00A66760" w:rsidP="00FA6585">
            <w:pPr>
              <w:pStyle w:val="Pargrafo"/>
              <w:spacing w:line="276" w:lineRule="auto"/>
              <w:rPr>
                <w:del w:id="959" w:author="Fabio B" w:date="2015-03-10T11:31:00Z"/>
                <w:rFonts w:cs="Arial"/>
                <w:color w:val="000000"/>
                <w:sz w:val="30"/>
                <w:szCs w:val="30"/>
              </w:rPr>
            </w:pPr>
            <w:del w:id="960" w:author="Fabio B" w:date="2015-03-10T11:31:00Z">
              <w:r w:rsidRPr="00FA6585" w:rsidDel="004C568A">
                <w:rPr>
                  <w:rFonts w:cs="Arial"/>
                  <w:color w:val="000000"/>
                  <w:sz w:val="30"/>
                  <w:szCs w:val="30"/>
                </w:rPr>
                <w:delText>74</w:delText>
              </w:r>
            </w:del>
          </w:p>
        </w:tc>
        <w:tc>
          <w:tcPr>
            <w:tcW w:w="130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Change w:id="961" w:author="Fabio B" w:date="2015-03-09T16:45:00Z">
              <w:tcPr>
                <w:tcW w:w="1330" w:type="dxa"/>
                <w:gridSpan w:val="2"/>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tcPrChange>
          </w:tcPr>
          <w:p w14:paraId="57E0308D" w14:textId="77777777" w:rsidR="00D535A5" w:rsidRPr="00FA6585" w:rsidDel="004C568A" w:rsidRDefault="00A66760" w:rsidP="00FA6585">
            <w:pPr>
              <w:pStyle w:val="Pargrafo"/>
              <w:spacing w:line="276" w:lineRule="auto"/>
              <w:rPr>
                <w:del w:id="962" w:author="Fabio B" w:date="2015-03-10T11:31:00Z"/>
                <w:rFonts w:cs="Arial"/>
                <w:color w:val="000000"/>
                <w:sz w:val="30"/>
                <w:szCs w:val="30"/>
              </w:rPr>
            </w:pPr>
            <w:del w:id="963" w:author="Fabio B" w:date="2015-03-10T11:31:00Z">
              <w:r w:rsidRPr="00FA6585" w:rsidDel="004C568A">
                <w:rPr>
                  <w:rFonts w:cs="Arial"/>
                  <w:color w:val="000000"/>
                  <w:sz w:val="30"/>
                  <w:szCs w:val="30"/>
                </w:rPr>
                <w:delText>85</w:delText>
              </w:r>
            </w:del>
          </w:p>
        </w:tc>
      </w:tr>
      <w:tr w:rsidR="00A66760" w:rsidRPr="00FA6585" w:rsidDel="004C568A" w14:paraId="68D6358C" w14:textId="77777777" w:rsidTr="00161084">
        <w:tblPrEx>
          <w:tblW w:w="8843" w:type="dxa"/>
          <w:tblInd w:w="15" w:type="dxa"/>
          <w:tblCellMar>
            <w:left w:w="0" w:type="dxa"/>
            <w:right w:w="0" w:type="dxa"/>
          </w:tblCellMar>
          <w:tblPrExChange w:id="964" w:author="Fabio B" w:date="2015-03-09T16:45:00Z">
            <w:tblPrEx>
              <w:tblW w:w="8843" w:type="dxa"/>
              <w:tblInd w:w="15" w:type="dxa"/>
              <w:tblCellMar>
                <w:left w:w="0" w:type="dxa"/>
                <w:right w:w="0" w:type="dxa"/>
              </w:tblCellMar>
            </w:tblPrEx>
          </w:tblPrExChange>
        </w:tblPrEx>
        <w:trPr>
          <w:trHeight w:val="463"/>
          <w:del w:id="965" w:author="Fabio B" w:date="2015-03-10T11:31:00Z"/>
          <w:trPrChange w:id="966" w:author="Fabio B" w:date="2015-03-09T16:45:00Z">
            <w:trPr>
              <w:gridBefore w:val="1"/>
              <w:trHeight w:val="463"/>
            </w:trPr>
          </w:trPrChange>
        </w:trPr>
        <w:tc>
          <w:tcPr>
            <w:tcW w:w="2107"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967" w:author="Fabio B" w:date="2015-03-09T16:45:00Z">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5397FC90" w14:textId="77777777" w:rsidR="00A66760" w:rsidRPr="00FA6585" w:rsidDel="004C568A" w:rsidRDefault="00A66760" w:rsidP="00FA6585">
            <w:pPr>
              <w:pStyle w:val="Pargrafo"/>
              <w:spacing w:line="276" w:lineRule="auto"/>
              <w:rPr>
                <w:del w:id="968" w:author="Fabio B" w:date="2015-03-10T11:31:00Z"/>
                <w:rFonts w:cs="Arial"/>
                <w:color w:val="000000"/>
                <w:sz w:val="30"/>
                <w:szCs w:val="30"/>
              </w:rPr>
            </w:pPr>
          </w:p>
        </w:tc>
        <w:tc>
          <w:tcPr>
            <w:tcW w:w="155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969" w:author="Fabio B" w:date="2015-03-09T16:45:00Z">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08C0FB94" w14:textId="77777777" w:rsidR="00A66760" w:rsidRPr="00FA6585" w:rsidDel="004C568A" w:rsidRDefault="00A66760" w:rsidP="00FA6585">
            <w:pPr>
              <w:pStyle w:val="Pargrafo"/>
              <w:spacing w:line="276" w:lineRule="auto"/>
              <w:rPr>
                <w:del w:id="970" w:author="Fabio B" w:date="2015-03-10T11:31:00Z"/>
                <w:rFonts w:cs="Arial"/>
                <w:color w:val="000000"/>
                <w:sz w:val="30"/>
                <w:szCs w:val="30"/>
              </w:rPr>
            </w:pPr>
          </w:p>
        </w:tc>
        <w:tc>
          <w:tcPr>
            <w:tcW w:w="1937"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971" w:author="Fabio B" w:date="2015-03-09T16:45:00Z">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6E801961" w14:textId="77777777" w:rsidR="00A66760" w:rsidRPr="00FA6585" w:rsidDel="004C568A" w:rsidRDefault="00A66760" w:rsidP="00FA6585">
            <w:pPr>
              <w:pStyle w:val="Pargrafo"/>
              <w:spacing w:line="276" w:lineRule="auto"/>
              <w:rPr>
                <w:del w:id="972" w:author="Fabio B" w:date="2015-03-10T11:31:00Z"/>
                <w:rFonts w:cs="Arial"/>
                <w:color w:val="000000"/>
                <w:sz w:val="30"/>
                <w:szCs w:val="30"/>
              </w:rPr>
            </w:pPr>
          </w:p>
        </w:tc>
        <w:tc>
          <w:tcPr>
            <w:tcW w:w="193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973" w:author="Fabio B" w:date="2015-03-09T16:45:00Z">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435A9C6B" w14:textId="77777777" w:rsidR="00A66760" w:rsidRPr="00FA6585" w:rsidDel="004C568A" w:rsidRDefault="00A66760" w:rsidP="00FA6585">
            <w:pPr>
              <w:pStyle w:val="Pargrafo"/>
              <w:spacing w:line="276" w:lineRule="auto"/>
              <w:rPr>
                <w:del w:id="974" w:author="Fabio B" w:date="2015-03-10T11:31:00Z"/>
                <w:rFonts w:cs="Arial"/>
                <w:color w:val="000000"/>
                <w:sz w:val="30"/>
                <w:szCs w:val="30"/>
              </w:rPr>
            </w:pPr>
          </w:p>
        </w:tc>
        <w:tc>
          <w:tcPr>
            <w:tcW w:w="130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Change w:id="975" w:author="Fabio B" w:date="2015-03-09T16:45:00Z">
              <w:tcPr>
                <w:tcW w:w="1330" w:type="dxa"/>
                <w:gridSpan w:val="2"/>
                <w:tcBorders>
                  <w:top w:val="single" w:sz="4" w:space="0" w:color="AEAAAA"/>
                  <w:left w:val="nil"/>
                  <w:bottom w:val="nil"/>
                  <w:right w:val="nil"/>
                </w:tcBorders>
                <w:shd w:val="clear" w:color="auto" w:fill="auto"/>
                <w:tcMar>
                  <w:top w:w="15" w:type="dxa"/>
                  <w:left w:w="15" w:type="dxa"/>
                  <w:bottom w:w="0" w:type="dxa"/>
                  <w:right w:w="15" w:type="dxa"/>
                </w:tcMar>
                <w:vAlign w:val="center"/>
                <w:hideMark/>
              </w:tcPr>
            </w:tcPrChange>
          </w:tcPr>
          <w:p w14:paraId="062F8A38" w14:textId="77777777" w:rsidR="00A66760" w:rsidRPr="00FA6585" w:rsidDel="004C568A" w:rsidRDefault="00A66760" w:rsidP="00FA6585">
            <w:pPr>
              <w:pStyle w:val="Pargrafo"/>
              <w:spacing w:line="276" w:lineRule="auto"/>
              <w:rPr>
                <w:del w:id="976" w:author="Fabio B" w:date="2015-03-10T11:31:00Z"/>
                <w:rFonts w:cs="Arial"/>
                <w:color w:val="000000"/>
                <w:sz w:val="30"/>
                <w:szCs w:val="30"/>
              </w:rPr>
            </w:pPr>
          </w:p>
        </w:tc>
      </w:tr>
      <w:tr w:rsidR="00A66760" w:rsidRPr="00FA6585" w:rsidDel="004C568A" w14:paraId="67298937" w14:textId="77777777" w:rsidTr="00161084">
        <w:tblPrEx>
          <w:tblW w:w="8843" w:type="dxa"/>
          <w:tblInd w:w="15" w:type="dxa"/>
          <w:tblCellMar>
            <w:left w:w="0" w:type="dxa"/>
            <w:right w:w="0" w:type="dxa"/>
          </w:tblCellMar>
          <w:tblPrExChange w:id="977" w:author="Fabio B" w:date="2015-03-09T16:45:00Z">
            <w:tblPrEx>
              <w:tblW w:w="8843" w:type="dxa"/>
              <w:tblInd w:w="15" w:type="dxa"/>
              <w:tblCellMar>
                <w:left w:w="0" w:type="dxa"/>
                <w:right w:w="0" w:type="dxa"/>
              </w:tblCellMar>
            </w:tblPrEx>
          </w:tblPrExChange>
        </w:tblPrEx>
        <w:trPr>
          <w:trHeight w:val="463"/>
          <w:del w:id="978" w:author="Fabio B" w:date="2015-03-10T11:31:00Z"/>
          <w:trPrChange w:id="979" w:author="Fabio B" w:date="2015-03-09T16:45:00Z">
            <w:trPr>
              <w:gridBefore w:val="1"/>
              <w:trHeight w:val="463"/>
            </w:trPr>
          </w:trPrChange>
        </w:trPr>
        <w:tc>
          <w:tcPr>
            <w:tcW w:w="3662"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980" w:author="Fabio B" w:date="2015-03-09T16:45:00Z">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CD12654" w14:textId="77777777" w:rsidR="00D535A5" w:rsidRPr="00FA6585" w:rsidDel="004C568A" w:rsidRDefault="00A17C77" w:rsidP="00FA6585">
            <w:pPr>
              <w:pStyle w:val="Pargrafo"/>
              <w:spacing w:line="276" w:lineRule="auto"/>
              <w:rPr>
                <w:del w:id="981" w:author="Fabio B" w:date="2015-03-10T11:31:00Z"/>
                <w:rFonts w:cs="Arial"/>
                <w:color w:val="000000"/>
                <w:sz w:val="30"/>
                <w:szCs w:val="30"/>
              </w:rPr>
            </w:pPr>
            <w:del w:id="982" w:author="Fabio B" w:date="2015-03-10T11:31:00Z">
              <w:r w:rsidRPr="00FA6585" w:rsidDel="004C568A">
                <w:rPr>
                  <w:rFonts w:cs="Arial"/>
                  <w:color w:val="000000"/>
                  <w:sz w:val="30"/>
                  <w:szCs w:val="30"/>
                </w:rPr>
                <w:delText>* Valores em Milhões</w:delText>
              </w:r>
              <w:r w:rsidR="00A66760" w:rsidRPr="00FA6585" w:rsidDel="004C568A">
                <w:rPr>
                  <w:rFonts w:cs="Arial"/>
                  <w:color w:val="000000"/>
                  <w:sz w:val="30"/>
                  <w:szCs w:val="30"/>
                </w:rPr>
                <w:delText xml:space="preserve"> de Reais</w:delText>
              </w:r>
            </w:del>
          </w:p>
          <w:p w14:paraId="7EB868FC" w14:textId="77777777" w:rsidR="00DB0363" w:rsidRPr="00FA6585" w:rsidDel="004C568A" w:rsidRDefault="00DB0363" w:rsidP="00FA6585">
            <w:pPr>
              <w:pStyle w:val="Pargrafo"/>
              <w:spacing w:line="276" w:lineRule="auto"/>
              <w:rPr>
                <w:del w:id="983" w:author="Fabio B" w:date="2015-03-10T11:31:00Z"/>
                <w:rFonts w:cs="Arial"/>
                <w:sz w:val="30"/>
                <w:szCs w:val="30"/>
              </w:rPr>
            </w:pPr>
            <w:del w:id="984" w:author="Fabio B" w:date="2015-03-10T11:31:00Z">
              <w:r w:rsidRPr="00FA6585" w:rsidDel="004C568A">
                <w:rPr>
                  <w:rFonts w:cs="Arial"/>
                  <w:sz w:val="30"/>
                  <w:szCs w:val="30"/>
                </w:rPr>
                <w:delText>Fonte: XXX (será editado)</w:delText>
              </w:r>
            </w:del>
          </w:p>
          <w:p w14:paraId="03A09126" w14:textId="77777777" w:rsidR="00DB0363" w:rsidRPr="00FA6585" w:rsidDel="004C568A" w:rsidRDefault="00DB0363" w:rsidP="00FA6585">
            <w:pPr>
              <w:pStyle w:val="Pargrafo"/>
              <w:spacing w:line="276" w:lineRule="auto"/>
              <w:rPr>
                <w:del w:id="985" w:author="Fabio B" w:date="2015-03-10T11:31:00Z"/>
                <w:rFonts w:cs="Arial"/>
                <w:color w:val="000000"/>
                <w:sz w:val="30"/>
                <w:szCs w:val="30"/>
              </w:rPr>
            </w:pPr>
          </w:p>
        </w:tc>
        <w:tc>
          <w:tcPr>
            <w:tcW w:w="1937" w:type="dxa"/>
            <w:tcBorders>
              <w:top w:val="nil"/>
              <w:left w:val="nil"/>
              <w:bottom w:val="nil"/>
              <w:right w:val="nil"/>
            </w:tcBorders>
            <w:shd w:val="clear" w:color="auto" w:fill="auto"/>
            <w:tcMar>
              <w:top w:w="15" w:type="dxa"/>
              <w:left w:w="15" w:type="dxa"/>
              <w:bottom w:w="0" w:type="dxa"/>
              <w:right w:w="15" w:type="dxa"/>
            </w:tcMar>
            <w:vAlign w:val="center"/>
            <w:hideMark/>
            <w:tcPrChange w:id="986" w:author="Fabio B" w:date="2015-03-09T16:45:00Z">
              <w:tcPr>
                <w:tcW w:w="198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D0D2F" w14:textId="77777777" w:rsidR="00A66760" w:rsidRPr="00FA6585" w:rsidDel="004C568A" w:rsidRDefault="00A66760" w:rsidP="00FA6585">
            <w:pPr>
              <w:pStyle w:val="Pargrafo"/>
              <w:spacing w:line="276" w:lineRule="auto"/>
              <w:rPr>
                <w:del w:id="987" w:author="Fabio B" w:date="2015-03-10T11:31:00Z"/>
                <w:rFonts w:cs="Arial"/>
                <w:color w:val="000000"/>
                <w:sz w:val="30"/>
                <w:szCs w:val="30"/>
              </w:rPr>
            </w:pPr>
          </w:p>
        </w:tc>
        <w:tc>
          <w:tcPr>
            <w:tcW w:w="1936" w:type="dxa"/>
            <w:tcBorders>
              <w:top w:val="nil"/>
              <w:left w:val="nil"/>
              <w:bottom w:val="nil"/>
              <w:right w:val="nil"/>
            </w:tcBorders>
            <w:shd w:val="clear" w:color="auto" w:fill="auto"/>
            <w:tcMar>
              <w:top w:w="15" w:type="dxa"/>
              <w:left w:w="15" w:type="dxa"/>
              <w:bottom w:w="0" w:type="dxa"/>
              <w:right w:w="15" w:type="dxa"/>
            </w:tcMar>
            <w:vAlign w:val="center"/>
            <w:hideMark/>
            <w:tcPrChange w:id="988" w:author="Fabio B" w:date="2015-03-09T16:45:00Z">
              <w:tcPr>
                <w:tcW w:w="198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1FAE9F" w14:textId="77777777" w:rsidR="00A66760" w:rsidRPr="00FA6585" w:rsidDel="004C568A" w:rsidRDefault="00A66760" w:rsidP="00FA6585">
            <w:pPr>
              <w:pStyle w:val="Pargrafo"/>
              <w:spacing w:line="276" w:lineRule="auto"/>
              <w:rPr>
                <w:del w:id="989" w:author="Fabio B" w:date="2015-03-10T11:31:00Z"/>
                <w:rFonts w:cs="Arial"/>
                <w:color w:val="000000"/>
                <w:sz w:val="30"/>
                <w:szCs w:val="30"/>
              </w:rPr>
            </w:pPr>
          </w:p>
        </w:tc>
        <w:tc>
          <w:tcPr>
            <w:tcW w:w="1308" w:type="dxa"/>
            <w:tcBorders>
              <w:top w:val="nil"/>
              <w:left w:val="nil"/>
              <w:bottom w:val="nil"/>
              <w:right w:val="nil"/>
            </w:tcBorders>
            <w:shd w:val="clear" w:color="auto" w:fill="auto"/>
            <w:tcMar>
              <w:top w:w="15" w:type="dxa"/>
              <w:left w:w="15" w:type="dxa"/>
              <w:bottom w:w="0" w:type="dxa"/>
              <w:right w:w="15" w:type="dxa"/>
            </w:tcMar>
            <w:vAlign w:val="center"/>
            <w:hideMark/>
            <w:tcPrChange w:id="990" w:author="Fabio B" w:date="2015-03-09T16:45:00Z">
              <w:tcPr>
                <w:tcW w:w="133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7AEED7" w14:textId="77777777" w:rsidR="00A66760" w:rsidRPr="00FA6585" w:rsidDel="004C568A" w:rsidRDefault="00A66760" w:rsidP="00FA6585">
            <w:pPr>
              <w:pStyle w:val="Pargrafo"/>
              <w:spacing w:line="276" w:lineRule="auto"/>
              <w:rPr>
                <w:del w:id="991" w:author="Fabio B" w:date="2015-03-10T11:31:00Z"/>
                <w:rFonts w:cs="Arial"/>
                <w:color w:val="000000"/>
                <w:sz w:val="30"/>
                <w:szCs w:val="30"/>
              </w:rPr>
            </w:pPr>
          </w:p>
        </w:tc>
      </w:tr>
    </w:tbl>
    <w:p w14:paraId="3F81FE63" w14:textId="77777777" w:rsidR="00A66760" w:rsidRPr="00FA6585" w:rsidDel="004C568A" w:rsidRDefault="00A66760" w:rsidP="00FA6585">
      <w:pPr>
        <w:pStyle w:val="Pargrafo"/>
        <w:spacing w:line="276" w:lineRule="auto"/>
        <w:rPr>
          <w:del w:id="992" w:author="Fabio B" w:date="2015-03-10T11:31:00Z"/>
          <w:rFonts w:cs="Arial"/>
          <w:color w:val="000000"/>
          <w:sz w:val="30"/>
          <w:szCs w:val="30"/>
        </w:rPr>
      </w:pPr>
    </w:p>
    <w:p w14:paraId="7908FC05" w14:textId="77777777" w:rsidR="00095E4A" w:rsidRPr="00FA6585" w:rsidDel="004C568A" w:rsidRDefault="00095E4A" w:rsidP="00FA6585">
      <w:pPr>
        <w:pStyle w:val="Pargrafo"/>
        <w:spacing w:line="276" w:lineRule="auto"/>
        <w:rPr>
          <w:del w:id="993" w:author="Fabio B" w:date="2015-03-10T11:31:00Z"/>
          <w:rFonts w:cs="Arial"/>
          <w:color w:val="000000"/>
          <w:sz w:val="30"/>
          <w:szCs w:val="30"/>
        </w:rPr>
      </w:pPr>
      <w:del w:id="994" w:author="Fabio B" w:date="2015-03-10T11:31:00Z">
        <w:r w:rsidRPr="00FA6585" w:rsidDel="004C568A">
          <w:rPr>
            <w:rFonts w:cs="Arial"/>
            <w:noProof/>
            <w:color w:val="000000"/>
            <w:sz w:val="30"/>
            <w:szCs w:val="30"/>
            <w:rPrChange w:id="995" w:author="Unknown">
              <w:rPr>
                <w:noProof/>
              </w:rPr>
            </w:rPrChange>
          </w:rPr>
          <w:drawing>
            <wp:inline distT="0" distB="0" distL="0" distR="0" wp14:anchorId="19A85560" wp14:editId="69DFFFD1">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68B946C6" w14:textId="77777777" w:rsidR="002B227E" w:rsidRPr="00FA6585" w:rsidDel="004C568A" w:rsidRDefault="002B227E" w:rsidP="00FA6585">
      <w:pPr>
        <w:pStyle w:val="Pargrafo"/>
        <w:spacing w:line="276" w:lineRule="auto"/>
        <w:rPr>
          <w:del w:id="996" w:author="Fabio B" w:date="2015-03-10T11:31:00Z"/>
          <w:rFonts w:cs="Arial"/>
          <w:b/>
          <w:color w:val="000000"/>
          <w:sz w:val="30"/>
          <w:szCs w:val="30"/>
        </w:rPr>
      </w:pPr>
    </w:p>
    <w:p w14:paraId="26DCF69E" w14:textId="77777777" w:rsidR="007F3C6E" w:rsidDel="004C568A" w:rsidRDefault="00DB0363">
      <w:pPr>
        <w:pStyle w:val="Pargrafo"/>
        <w:tabs>
          <w:tab w:val="center" w:pos="4252"/>
        </w:tabs>
        <w:spacing w:line="276" w:lineRule="auto"/>
        <w:rPr>
          <w:del w:id="997" w:author="Fabio B" w:date="2015-03-10T11:31:00Z"/>
          <w:rFonts w:cs="Arial"/>
          <w:sz w:val="30"/>
          <w:szCs w:val="30"/>
        </w:rPr>
      </w:pPr>
      <w:del w:id="998" w:author="Fabio B" w:date="2015-03-10T11:31:00Z">
        <w:r w:rsidRPr="00FA6585" w:rsidDel="004C568A">
          <w:rPr>
            <w:rFonts w:cs="Arial"/>
            <w:sz w:val="30"/>
            <w:szCs w:val="30"/>
          </w:rPr>
          <w:delText>Fonte: XXX (será editado)</w:delText>
        </w:r>
        <w:r w:rsidR="000F6AC8" w:rsidDel="004C568A">
          <w:rPr>
            <w:rFonts w:cs="Arial"/>
            <w:sz w:val="30"/>
            <w:szCs w:val="30"/>
          </w:rPr>
          <w:tab/>
        </w:r>
      </w:del>
    </w:p>
    <w:p w14:paraId="05EDD954" w14:textId="77777777" w:rsidR="003479BB" w:rsidRPr="00FA6585" w:rsidDel="004C568A" w:rsidRDefault="003479BB" w:rsidP="00FA6585">
      <w:pPr>
        <w:pStyle w:val="Pargrafo"/>
        <w:spacing w:line="276" w:lineRule="auto"/>
        <w:ind w:left="720"/>
        <w:rPr>
          <w:del w:id="999" w:author="Fabio B" w:date="2015-03-10T11:31:00Z"/>
          <w:rFonts w:cs="Arial"/>
          <w:b/>
          <w:color w:val="000000"/>
          <w:sz w:val="30"/>
          <w:szCs w:val="30"/>
        </w:rPr>
      </w:pPr>
    </w:p>
    <w:p w14:paraId="10B71B66"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14:paraId="5BA2CE27" w14:textId="77777777" w:rsidR="00B34C33" w:rsidRDefault="009179C6" w:rsidP="00FA6585">
      <w:pPr>
        <w:jc w:val="both"/>
        <w:rPr>
          <w:rFonts w:ascii="Arial" w:hAnsi="Arial" w:cs="Arial"/>
          <w:b/>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14:paraId="0FCB8D8E" w14:textId="77777777" w:rsidR="00B34C33" w:rsidRPr="00FA6585" w:rsidRDefault="00B34C33" w:rsidP="00FA6585">
      <w:pPr>
        <w:jc w:val="both"/>
        <w:rPr>
          <w:rFonts w:ascii="Arial" w:hAnsi="Arial" w:cs="Arial"/>
          <w:color w:val="000000"/>
          <w:sz w:val="30"/>
          <w:szCs w:val="30"/>
        </w:rPr>
      </w:pPr>
    </w:p>
    <w:p w14:paraId="0F023CD5"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w:t>
      </w:r>
      <w:r w:rsidR="00B34C33">
        <w:rPr>
          <w:rFonts w:ascii="Arial" w:hAnsi="Arial" w:cs="Arial"/>
          <w:b/>
          <w:color w:val="000000"/>
          <w:sz w:val="30"/>
          <w:szCs w:val="30"/>
        </w:rPr>
        <w:t>e</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14:paraId="63E46C5A"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o sistema de arrecadação brasileiro é bastante complexo, o que contribui para onerar de fo</w:t>
      </w:r>
      <w:r w:rsidR="00327959">
        <w:rPr>
          <w:rFonts w:ascii="Arial" w:hAnsi="Arial" w:cs="Arial"/>
          <w:color w:val="000000" w:themeColor="text1"/>
          <w:sz w:val="30"/>
          <w:szCs w:val="30"/>
        </w:rPr>
        <w:t>rma expressiva o segmento de</w:t>
      </w:r>
      <w:r w:rsidRPr="00FA6585">
        <w:rPr>
          <w:rFonts w:ascii="Arial" w:hAnsi="Arial" w:cs="Arial"/>
          <w:color w:val="000000" w:themeColor="text1"/>
          <w:sz w:val="30"/>
          <w:szCs w:val="30"/>
        </w:rPr>
        <w:t xml:space="preserve"> construção. </w:t>
      </w:r>
      <w:r w:rsidR="008F5A99" w:rsidRPr="00FA6585">
        <w:rPr>
          <w:rFonts w:ascii="Arial" w:hAnsi="Arial" w:cs="Arial"/>
          <w:color w:val="000000" w:themeColor="text1"/>
          <w:sz w:val="30"/>
          <w:szCs w:val="30"/>
        </w:rPr>
        <w:t>Houve alteração em alguns regimes de contribuição relativos à folha de pagamento, o que beneficiou</w:t>
      </w:r>
      <w:r w:rsidR="00327959">
        <w:rPr>
          <w:rFonts w:ascii="Arial" w:hAnsi="Arial" w:cs="Arial"/>
          <w:color w:val="000000" w:themeColor="text1"/>
          <w:sz w:val="30"/>
          <w:szCs w:val="30"/>
        </w:rPr>
        <w:t xml:space="preserve"> os adquirentes de imóveis</w:t>
      </w:r>
      <w:r w:rsidR="008F5A99" w:rsidRPr="00FA6585">
        <w:rPr>
          <w:rFonts w:ascii="Arial" w:hAnsi="Arial" w:cs="Arial"/>
          <w:color w:val="000000" w:themeColor="text1"/>
          <w:sz w:val="30"/>
          <w:szCs w:val="30"/>
        </w:rPr>
        <w:t>, e contribuiu</w:t>
      </w:r>
      <w:r w:rsidR="00327959">
        <w:rPr>
          <w:rFonts w:ascii="Arial" w:hAnsi="Arial" w:cs="Arial"/>
          <w:color w:val="000000" w:themeColor="text1"/>
          <w:sz w:val="30"/>
          <w:szCs w:val="30"/>
        </w:rPr>
        <w:t xml:space="preserve"> para o crescimento do mercado.</w:t>
      </w:r>
      <w:r w:rsidRPr="00FA6585">
        <w:rPr>
          <w:rFonts w:ascii="Arial" w:hAnsi="Arial" w:cs="Arial"/>
          <w:color w:val="000000" w:themeColor="text1"/>
          <w:sz w:val="30"/>
          <w:szCs w:val="30"/>
        </w:rPr>
        <w:t xml:space="preserve"> </w:t>
      </w:r>
      <w:r w:rsidR="00327959">
        <w:rPr>
          <w:rFonts w:ascii="Arial" w:hAnsi="Arial" w:cs="Arial"/>
          <w:color w:val="000000" w:themeColor="text1"/>
          <w:sz w:val="30"/>
          <w:szCs w:val="30"/>
        </w:rPr>
        <w:t>O</w:t>
      </w:r>
      <w:r w:rsidR="008F5A99" w:rsidRPr="00FA6585">
        <w:rPr>
          <w:rFonts w:ascii="Arial" w:hAnsi="Arial" w:cs="Arial"/>
          <w:color w:val="000000" w:themeColor="text1"/>
          <w:sz w:val="30"/>
          <w:szCs w:val="30"/>
        </w:rPr>
        <w:t xml:space="preserve">utras </w:t>
      </w:r>
      <w:r w:rsidRPr="00FA6585">
        <w:rPr>
          <w:rFonts w:ascii="Arial" w:hAnsi="Arial" w:cs="Arial"/>
          <w:color w:val="000000" w:themeColor="text1"/>
          <w:sz w:val="30"/>
          <w:szCs w:val="30"/>
        </w:rPr>
        <w:t xml:space="preserve">mudanças são necessárias para uma redução adicional da carga tributária </w:t>
      </w:r>
      <w:r w:rsidR="00327959">
        <w:rPr>
          <w:rFonts w:ascii="Arial" w:hAnsi="Arial" w:cs="Arial"/>
          <w:color w:val="000000" w:themeColor="text1"/>
          <w:sz w:val="30"/>
          <w:szCs w:val="30"/>
        </w:rPr>
        <w:t>d</w:t>
      </w:r>
      <w:r w:rsidRPr="00FA6585">
        <w:rPr>
          <w:rFonts w:ascii="Arial" w:hAnsi="Arial" w:cs="Arial"/>
          <w:color w:val="000000" w:themeColor="text1"/>
          <w:sz w:val="30"/>
          <w:szCs w:val="30"/>
        </w:rPr>
        <w:t xml:space="preserve">e </w:t>
      </w:r>
      <w:r w:rsidR="00327959">
        <w:rPr>
          <w:rFonts w:ascii="Arial" w:hAnsi="Arial" w:cs="Arial"/>
          <w:color w:val="000000" w:themeColor="text1"/>
          <w:sz w:val="30"/>
          <w:szCs w:val="30"/>
        </w:rPr>
        <w:t>modo a melhorar as condições para a aquisição de imóveis e a consequente redução do enorme déficit habitacional que ainda existe no país.</w:t>
      </w:r>
    </w:p>
    <w:p w14:paraId="4D1DA2A5" w14:textId="77777777" w:rsidR="00B34C33" w:rsidRDefault="00B34C33">
      <w:pPr>
        <w:spacing w:after="200" w:line="276" w:lineRule="auto"/>
        <w:rPr>
          <w:rFonts w:ascii="Arial" w:hAnsi="Arial" w:cs="Arial"/>
          <w:b/>
          <w:color w:val="000000" w:themeColor="text1"/>
          <w:sz w:val="30"/>
          <w:szCs w:val="30"/>
        </w:rPr>
      </w:pPr>
      <w:r>
        <w:rPr>
          <w:rFonts w:ascii="Arial" w:hAnsi="Arial" w:cs="Arial"/>
          <w:b/>
          <w:color w:val="000000" w:themeColor="text1"/>
          <w:sz w:val="30"/>
          <w:szCs w:val="30"/>
        </w:rPr>
        <w:br w:type="page"/>
      </w:r>
    </w:p>
    <w:p w14:paraId="04F567A4" w14:textId="77777777" w:rsidR="007F3C6E" w:rsidRDefault="0040178D">
      <w:pPr>
        <w:autoSpaceDE w:val="0"/>
        <w:autoSpaceDN w:val="0"/>
        <w:adjustRightInd w:val="0"/>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14:paraId="5595ADEF" w14:textId="77777777" w:rsidR="00C92783" w:rsidRPr="00FA6585" w:rsidRDefault="00C92783" w:rsidP="009B2647">
      <w:pPr>
        <w:autoSpaceDE w:val="0"/>
        <w:autoSpaceDN w:val="0"/>
        <w:adjustRightInd w:val="0"/>
        <w:spacing w:after="0" w:line="240" w:lineRule="auto"/>
        <w:ind w:left="-284"/>
        <w:jc w:val="both"/>
        <w:rPr>
          <w:rFonts w:ascii="Arial" w:hAnsi="Arial" w:cs="Arial"/>
          <w:b/>
          <w:color w:val="000000" w:themeColor="text1"/>
          <w:sz w:val="30"/>
          <w:szCs w:val="30"/>
        </w:rPr>
      </w:pPr>
    </w:p>
    <w:p w14:paraId="6A3E7BDE" w14:textId="77777777" w:rsidR="00B34C33" w:rsidRPr="00FA6585" w:rsidRDefault="00B34C33" w:rsidP="009B2647">
      <w:pPr>
        <w:autoSpaceDE w:val="0"/>
        <w:autoSpaceDN w:val="0"/>
        <w:adjustRightInd w:val="0"/>
        <w:spacing w:after="0" w:line="240" w:lineRule="auto"/>
        <w:ind w:left="-284"/>
        <w:jc w:val="both"/>
        <w:rPr>
          <w:rFonts w:ascii="Arial" w:hAnsi="Arial" w:cs="Arial"/>
          <w:b/>
          <w:color w:val="000000" w:themeColor="text1"/>
          <w:sz w:val="30"/>
          <w:szCs w:val="30"/>
        </w:rPr>
      </w:pPr>
    </w:p>
    <w:p w14:paraId="7A22EFE0" w14:textId="77777777" w:rsidR="00986328" w:rsidRDefault="00C92783">
      <w:pPr>
        <w:jc w:val="both"/>
        <w:rPr>
          <w:rFonts w:ascii="Arial" w:eastAsia="BatangChe" w:hAnsi="Arial" w:cs="Arial"/>
          <w:iCs/>
          <w:sz w:val="30"/>
          <w:szCs w:val="30"/>
        </w:rPr>
      </w:pPr>
      <w:r w:rsidRPr="00FA6585">
        <w:rPr>
          <w:rFonts w:ascii="Arial" w:eastAsia="BatangChe" w:hAnsi="Arial" w:cs="Arial"/>
          <w:b/>
          <w:bCs/>
          <w:iCs/>
          <w:sz w:val="30"/>
          <w:szCs w:val="30"/>
        </w:rPr>
        <w:t xml:space="preserve">5.1. </w:t>
      </w:r>
      <w:r w:rsidR="00327959">
        <w:rPr>
          <w:rFonts w:ascii="Arial" w:eastAsia="BatangChe" w:hAnsi="Arial" w:cs="Arial"/>
          <w:b/>
          <w:bCs/>
          <w:iCs/>
          <w:sz w:val="30"/>
          <w:szCs w:val="30"/>
        </w:rPr>
        <w:t>Entrega das obras e</w:t>
      </w:r>
      <w:r w:rsidRPr="00FA6585">
        <w:rPr>
          <w:rFonts w:ascii="Arial" w:eastAsia="BatangChe" w:hAnsi="Arial" w:cs="Arial"/>
          <w:b/>
          <w:bCs/>
          <w:iCs/>
          <w:sz w:val="30"/>
          <w:szCs w:val="30"/>
        </w:rPr>
        <w:t xml:space="preserve"> atrasos</w:t>
      </w:r>
    </w:p>
    <w:p w14:paraId="29596AB9" w14:textId="77777777" w:rsidR="007F3C6E" w:rsidRDefault="008C39D5">
      <w:pPr>
        <w:spacing w:after="0"/>
        <w:jc w:val="both"/>
        <w:rPr>
          <w:rFonts w:ascii="Arial" w:hAnsi="Arial" w:cs="Arial"/>
          <w:sz w:val="30"/>
          <w:szCs w:val="30"/>
        </w:rPr>
      </w:pPr>
      <w:r>
        <w:rPr>
          <w:rFonts w:ascii="Arial" w:hAnsi="Arial" w:cs="Arial"/>
          <w:color w:val="000000" w:themeColor="text1"/>
          <w:sz w:val="30"/>
          <w:szCs w:val="30"/>
        </w:rPr>
        <w:t xml:space="preserve">A partir </w:t>
      </w:r>
      <w:r w:rsidR="00B43593" w:rsidRPr="00FA6585">
        <w:rPr>
          <w:rFonts w:ascii="Arial" w:hAnsi="Arial" w:cs="Arial"/>
          <w:color w:val="000000" w:themeColor="text1"/>
          <w:sz w:val="30"/>
          <w:szCs w:val="30"/>
        </w:rPr>
        <w:t xml:space="preserve">de meados da década passada, o mercado imobiliário </w:t>
      </w:r>
      <w:r>
        <w:rPr>
          <w:rFonts w:ascii="Arial" w:hAnsi="Arial" w:cs="Arial"/>
          <w:color w:val="000000" w:themeColor="text1"/>
          <w:sz w:val="30"/>
          <w:szCs w:val="30"/>
        </w:rPr>
        <w:t>foi</w:t>
      </w:r>
      <w:r w:rsidR="00B43593" w:rsidRPr="00FA6585">
        <w:rPr>
          <w:rFonts w:ascii="Arial" w:hAnsi="Arial" w:cs="Arial"/>
          <w:color w:val="000000" w:themeColor="text1"/>
          <w:sz w:val="30"/>
          <w:szCs w:val="30"/>
        </w:rPr>
        <w:t xml:space="preserve"> impactado por um “</w:t>
      </w:r>
      <w:r w:rsidR="00B43593" w:rsidRPr="00FA6585">
        <w:rPr>
          <w:rFonts w:ascii="Arial" w:hAnsi="Arial" w:cs="Arial"/>
          <w:i/>
          <w:color w:val="000000" w:themeColor="text1"/>
          <w:sz w:val="30"/>
          <w:szCs w:val="30"/>
        </w:rPr>
        <w:t>boom</w:t>
      </w:r>
      <w:r w:rsidR="00B43593" w:rsidRPr="00FA6585">
        <w:rPr>
          <w:rFonts w:ascii="Arial" w:hAnsi="Arial" w:cs="Arial"/>
          <w:color w:val="000000" w:themeColor="text1"/>
          <w:sz w:val="30"/>
          <w:szCs w:val="30"/>
        </w:rPr>
        <w:t xml:space="preserve">” e </w:t>
      </w:r>
      <w:r>
        <w:rPr>
          <w:rFonts w:ascii="Arial" w:hAnsi="Arial" w:cs="Arial"/>
          <w:sz w:val="30"/>
          <w:szCs w:val="30"/>
        </w:rPr>
        <w:t>atravessou</w:t>
      </w:r>
      <w:r w:rsidR="001C6CB2" w:rsidRPr="00FA6585">
        <w:rPr>
          <w:rFonts w:ascii="Arial" w:hAnsi="Arial" w:cs="Arial"/>
          <w:sz w:val="30"/>
          <w:szCs w:val="30"/>
        </w:rPr>
        <w:t xml:space="preserve"> dificuldades na contratação de mão de obra especializada e n</w:t>
      </w:r>
      <w:ins w:id="1000" w:author="Luiz Fernando Moura" w:date="2015-03-11T09:25:00Z">
        <w:r w:rsidR="003F5591">
          <w:rPr>
            <w:rFonts w:ascii="Arial" w:hAnsi="Arial" w:cs="Arial"/>
            <w:sz w:val="30"/>
            <w:szCs w:val="30"/>
          </w:rPr>
          <w:t xml:space="preserve">a aquisição </w:t>
        </w:r>
      </w:ins>
      <w:del w:id="1001" w:author="Luiz Fernando Moura" w:date="2015-03-11T09:25:00Z">
        <w:r w:rsidR="001C6CB2" w:rsidRPr="00FA6585" w:rsidDel="003F5591">
          <w:rPr>
            <w:rFonts w:ascii="Arial" w:hAnsi="Arial" w:cs="Arial"/>
            <w:sz w:val="30"/>
            <w:szCs w:val="30"/>
          </w:rPr>
          <w:delText>o</w:delText>
        </w:r>
      </w:del>
      <w:r w:rsidR="001C6CB2" w:rsidRPr="00FA6585">
        <w:rPr>
          <w:rFonts w:ascii="Arial" w:hAnsi="Arial" w:cs="Arial"/>
          <w:sz w:val="30"/>
          <w:szCs w:val="30"/>
        </w:rPr>
        <w:t xml:space="preserve"> </w:t>
      </w:r>
      <w:del w:id="1002" w:author="Luiz Fernando Moura" w:date="2015-03-11T09:25:00Z">
        <w:r w:rsidR="001C6CB2" w:rsidRPr="00FA6585" w:rsidDel="003F5591">
          <w:rPr>
            <w:rFonts w:ascii="Arial" w:hAnsi="Arial" w:cs="Arial"/>
            <w:sz w:val="30"/>
            <w:szCs w:val="30"/>
          </w:rPr>
          <w:delText xml:space="preserve">fornecimento </w:delText>
        </w:r>
      </w:del>
      <w:r w:rsidR="001C6CB2" w:rsidRPr="00FA6585">
        <w:rPr>
          <w:rFonts w:ascii="Arial" w:hAnsi="Arial" w:cs="Arial"/>
          <w:sz w:val="30"/>
          <w:szCs w:val="30"/>
        </w:rPr>
        <w:t>de equipamentos e insumos.</w:t>
      </w:r>
    </w:p>
    <w:p w14:paraId="666008E8" w14:textId="77777777" w:rsidR="007F3C6E" w:rsidRDefault="007F3C6E">
      <w:pPr>
        <w:spacing w:after="0"/>
        <w:jc w:val="both"/>
        <w:rPr>
          <w:rFonts w:ascii="Arial" w:hAnsi="Arial" w:cs="Arial"/>
          <w:sz w:val="30"/>
          <w:szCs w:val="30"/>
        </w:rPr>
      </w:pPr>
    </w:p>
    <w:p w14:paraId="0D4293FC" w14:textId="77777777" w:rsidR="007F3C6E" w:rsidRDefault="005E29FE">
      <w:pPr>
        <w:spacing w:after="0"/>
        <w:jc w:val="both"/>
        <w:rPr>
          <w:rFonts w:ascii="Arial" w:hAnsi="Arial" w:cs="Arial"/>
          <w:sz w:val="30"/>
          <w:szCs w:val="30"/>
        </w:rPr>
      </w:pPr>
      <w:r>
        <w:rPr>
          <w:rFonts w:ascii="Arial" w:hAnsi="Arial" w:cs="Arial"/>
          <w:sz w:val="30"/>
          <w:szCs w:val="30"/>
        </w:rPr>
        <w:t xml:space="preserve">Isto </w:t>
      </w:r>
      <w:r w:rsidR="00A1630A">
        <w:rPr>
          <w:rFonts w:ascii="Arial" w:hAnsi="Arial" w:cs="Arial"/>
          <w:sz w:val="30"/>
          <w:szCs w:val="30"/>
        </w:rPr>
        <w:t>acarretou</w:t>
      </w:r>
      <w:r w:rsidR="007F38A9" w:rsidRPr="00FA6585">
        <w:rPr>
          <w:rFonts w:ascii="Arial" w:hAnsi="Arial" w:cs="Arial"/>
          <w:sz w:val="30"/>
          <w:szCs w:val="30"/>
        </w:rPr>
        <w:t xml:space="preserve"> </w:t>
      </w:r>
      <w:r>
        <w:rPr>
          <w:rFonts w:ascii="Arial" w:hAnsi="Arial" w:cs="Arial"/>
          <w:sz w:val="30"/>
          <w:szCs w:val="30"/>
        </w:rPr>
        <w:t xml:space="preserve">atrasos nos empreendimentos </w:t>
      </w:r>
      <w:r w:rsidR="007F38A9" w:rsidRPr="00FA6585">
        <w:rPr>
          <w:rFonts w:ascii="Arial" w:hAnsi="Arial" w:cs="Arial"/>
          <w:sz w:val="30"/>
          <w:szCs w:val="30"/>
        </w:rPr>
        <w:t>por todo o Brasil</w:t>
      </w:r>
      <w:r w:rsidR="00A1630A">
        <w:rPr>
          <w:rFonts w:ascii="Arial" w:hAnsi="Arial" w:cs="Arial"/>
          <w:sz w:val="30"/>
          <w:szCs w:val="30"/>
        </w:rPr>
        <w:t xml:space="preserve"> e obrigou</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w:t>
      </w:r>
      <w:r w:rsidR="008C0052">
        <w:rPr>
          <w:rFonts w:ascii="Arial" w:hAnsi="Arial" w:cs="Arial"/>
          <w:sz w:val="30"/>
          <w:szCs w:val="30"/>
        </w:rPr>
        <w:t>ver seus cronogramas de obras</w:t>
      </w:r>
      <w:ins w:id="1003" w:author="Fabio B" w:date="2015-03-10T11:39:00Z">
        <w:r w:rsidR="004C568A">
          <w:rPr>
            <w:rFonts w:ascii="Arial" w:hAnsi="Arial" w:cs="Arial"/>
            <w:sz w:val="30"/>
            <w:szCs w:val="30"/>
          </w:rPr>
          <w:t>. Como o ciclo</w:t>
        </w:r>
      </w:ins>
      <w:del w:id="1004" w:author="Fabio B" w:date="2015-03-10T11:39:00Z">
        <w:r w:rsidR="008C0052" w:rsidDel="004C568A">
          <w:rPr>
            <w:rFonts w:ascii="Arial" w:hAnsi="Arial" w:cs="Arial"/>
            <w:sz w:val="30"/>
            <w:szCs w:val="30"/>
          </w:rPr>
          <w:delText>, mas como o ciclo do neg</w:delText>
        </w:r>
      </w:del>
      <w:ins w:id="1005" w:author="Fabio B" w:date="2015-03-10T11:39:00Z">
        <w:r w:rsidR="004C568A">
          <w:rPr>
            <w:rFonts w:ascii="Arial" w:hAnsi="Arial" w:cs="Arial"/>
            <w:sz w:val="30"/>
            <w:szCs w:val="30"/>
          </w:rPr>
          <w:t xml:space="preserve"> do neg</w:t>
        </w:r>
      </w:ins>
      <w:r w:rsidR="008C0052">
        <w:rPr>
          <w:rFonts w:ascii="Arial" w:hAnsi="Arial" w:cs="Arial"/>
          <w:sz w:val="30"/>
          <w:szCs w:val="30"/>
        </w:rPr>
        <w:t xml:space="preserve">ócio é longo, alguns empreendimentos </w:t>
      </w:r>
      <w:ins w:id="1006" w:author="Fabio B" w:date="2015-03-10T11:40:00Z">
        <w:r w:rsidR="00B83514">
          <w:rPr>
            <w:rFonts w:ascii="Arial" w:hAnsi="Arial" w:cs="Arial"/>
            <w:sz w:val="30"/>
            <w:szCs w:val="30"/>
          </w:rPr>
          <w:t xml:space="preserve">iniciados durante </w:t>
        </w:r>
      </w:ins>
      <w:ins w:id="1007" w:author="Fabio B" w:date="2015-03-10T11:41:00Z">
        <w:r w:rsidR="00B83514">
          <w:rPr>
            <w:rFonts w:ascii="Arial" w:hAnsi="Arial" w:cs="Arial"/>
            <w:sz w:val="30"/>
            <w:szCs w:val="30"/>
          </w:rPr>
          <w:t xml:space="preserve">este </w:t>
        </w:r>
      </w:ins>
      <w:ins w:id="1008" w:author="Fabio B" w:date="2015-03-10T11:40:00Z">
        <w:r w:rsidR="00B83514">
          <w:rPr>
            <w:rFonts w:ascii="Arial" w:hAnsi="Arial" w:cs="Arial"/>
            <w:sz w:val="30"/>
            <w:szCs w:val="30"/>
          </w:rPr>
          <w:t>per</w:t>
        </w:r>
      </w:ins>
      <w:ins w:id="1009" w:author="Fabio B" w:date="2015-03-10T11:41:00Z">
        <w:r w:rsidR="00B83514">
          <w:rPr>
            <w:rFonts w:ascii="Arial" w:hAnsi="Arial" w:cs="Arial"/>
            <w:sz w:val="30"/>
            <w:szCs w:val="30"/>
          </w:rPr>
          <w:t>íodo</w:t>
        </w:r>
      </w:ins>
      <w:ins w:id="1010" w:author="Luiz Fernando Moura" w:date="2015-03-11T09:26:00Z">
        <w:r w:rsidR="003F5591">
          <w:rPr>
            <w:rFonts w:ascii="Arial" w:hAnsi="Arial" w:cs="Arial"/>
            <w:sz w:val="30"/>
            <w:szCs w:val="30"/>
          </w:rPr>
          <w:t>,</w:t>
        </w:r>
      </w:ins>
      <w:ins w:id="1011" w:author="Fabio B" w:date="2015-03-10T11:41:00Z">
        <w:r w:rsidR="00B83514">
          <w:rPr>
            <w:rFonts w:ascii="Arial" w:hAnsi="Arial" w:cs="Arial"/>
            <w:sz w:val="30"/>
            <w:szCs w:val="30"/>
          </w:rPr>
          <w:t xml:space="preserve"> </w:t>
        </w:r>
      </w:ins>
      <w:ins w:id="1012" w:author="Fabio B" w:date="2015-03-10T11:42:00Z">
        <w:r w:rsidR="00B83514">
          <w:rPr>
            <w:rFonts w:ascii="Arial" w:hAnsi="Arial" w:cs="Arial"/>
            <w:sz w:val="30"/>
            <w:szCs w:val="30"/>
          </w:rPr>
          <w:t xml:space="preserve">ainda </w:t>
        </w:r>
      </w:ins>
      <w:r w:rsidR="00B34C33">
        <w:rPr>
          <w:rFonts w:ascii="Arial" w:hAnsi="Arial" w:cs="Arial"/>
          <w:sz w:val="30"/>
          <w:szCs w:val="30"/>
        </w:rPr>
        <w:t xml:space="preserve">seguem </w:t>
      </w:r>
      <w:r w:rsidR="00624903">
        <w:rPr>
          <w:rFonts w:ascii="Arial" w:hAnsi="Arial" w:cs="Arial"/>
          <w:sz w:val="30"/>
          <w:szCs w:val="30"/>
        </w:rPr>
        <w:t>com dificuldades</w:t>
      </w:r>
      <w:r w:rsidR="008C0052">
        <w:rPr>
          <w:rFonts w:ascii="Arial" w:hAnsi="Arial" w:cs="Arial"/>
          <w:sz w:val="30"/>
          <w:szCs w:val="30"/>
        </w:rPr>
        <w:t>.</w:t>
      </w:r>
    </w:p>
    <w:p w14:paraId="4E33ED02" w14:textId="77777777" w:rsidR="007F3C6E" w:rsidRDefault="007F3C6E">
      <w:pPr>
        <w:spacing w:after="0"/>
        <w:jc w:val="both"/>
        <w:rPr>
          <w:rFonts w:ascii="Arial" w:hAnsi="Arial" w:cs="Arial"/>
          <w:sz w:val="30"/>
          <w:szCs w:val="30"/>
        </w:rPr>
      </w:pPr>
    </w:p>
    <w:p w14:paraId="391843FD" w14:textId="77777777" w:rsidR="007F3C6E" w:rsidRDefault="00A1630A">
      <w:pPr>
        <w:spacing w:after="0"/>
        <w:jc w:val="both"/>
        <w:rPr>
          <w:rFonts w:ascii="Arial" w:hAnsi="Arial" w:cs="Arial"/>
          <w:sz w:val="30"/>
          <w:szCs w:val="30"/>
        </w:rPr>
      </w:pPr>
      <w:r>
        <w:rPr>
          <w:rFonts w:ascii="Arial" w:hAnsi="Arial" w:cs="Arial"/>
          <w:sz w:val="30"/>
          <w:szCs w:val="30"/>
        </w:rPr>
        <w:t xml:space="preserve">Neste cenário, </w:t>
      </w:r>
      <w:ins w:id="1013" w:author="Fabio B" w:date="2015-03-10T11:42:00Z">
        <w:r w:rsidR="00B83514">
          <w:rPr>
            <w:rFonts w:ascii="Arial" w:hAnsi="Arial" w:cs="Arial"/>
            <w:sz w:val="30"/>
            <w:szCs w:val="30"/>
          </w:rPr>
          <w:t xml:space="preserve">é necessário </w:t>
        </w:r>
      </w:ins>
      <w:del w:id="1014" w:author="Fabio B" w:date="2015-03-10T11:42:00Z">
        <w:r w:rsidDel="00B83514">
          <w:rPr>
            <w:rFonts w:ascii="Arial" w:hAnsi="Arial" w:cs="Arial"/>
            <w:sz w:val="30"/>
            <w:szCs w:val="30"/>
          </w:rPr>
          <w:delText>tornou</w:delText>
        </w:r>
        <w:r w:rsidR="002F49B1" w:rsidRPr="00FA6585" w:rsidDel="00B83514">
          <w:rPr>
            <w:rFonts w:ascii="Arial" w:hAnsi="Arial" w:cs="Arial"/>
            <w:sz w:val="30"/>
            <w:szCs w:val="30"/>
          </w:rPr>
          <w:delText xml:space="preserve">-se imprescindível </w:delText>
        </w:r>
      </w:del>
      <w:r w:rsidR="002F49B1" w:rsidRPr="00FA6585">
        <w:rPr>
          <w:rFonts w:ascii="Arial" w:hAnsi="Arial" w:cs="Arial"/>
          <w:sz w:val="30"/>
          <w:szCs w:val="30"/>
        </w:rPr>
        <w:t>estabelecer um critério justo e adequado para ressarcir as partes que porventura</w:t>
      </w:r>
      <w:r w:rsidR="00E02557">
        <w:rPr>
          <w:rFonts w:ascii="Arial" w:hAnsi="Arial" w:cs="Arial"/>
          <w:sz w:val="30"/>
          <w:szCs w:val="30"/>
        </w:rPr>
        <w:t xml:space="preserve"> tenham sofrido </w:t>
      </w:r>
      <w:r w:rsidR="002F49B1" w:rsidRPr="00FA6585">
        <w:rPr>
          <w:rFonts w:ascii="Arial" w:hAnsi="Arial" w:cs="Arial"/>
          <w:sz w:val="30"/>
          <w:szCs w:val="30"/>
        </w:rPr>
        <w:t>prejuízo</w:t>
      </w:r>
      <w:r w:rsidR="00E02557">
        <w:rPr>
          <w:rFonts w:ascii="Arial" w:hAnsi="Arial" w:cs="Arial"/>
          <w:sz w:val="30"/>
          <w:szCs w:val="30"/>
        </w:rPr>
        <w:t>s causados pelas outras</w:t>
      </w:r>
      <w:r w:rsidR="002F49B1" w:rsidRPr="00FA6585">
        <w:rPr>
          <w:rFonts w:ascii="Arial" w:hAnsi="Arial" w:cs="Arial"/>
          <w:sz w:val="30"/>
          <w:szCs w:val="30"/>
        </w:rPr>
        <w:t>.</w:t>
      </w:r>
    </w:p>
    <w:p w14:paraId="72F507B7" w14:textId="77777777" w:rsidR="007F3C6E" w:rsidRDefault="007F3C6E">
      <w:pPr>
        <w:spacing w:after="0"/>
        <w:jc w:val="both"/>
        <w:rPr>
          <w:rFonts w:ascii="Arial" w:hAnsi="Arial" w:cs="Arial"/>
          <w:sz w:val="30"/>
          <w:szCs w:val="30"/>
        </w:rPr>
      </w:pPr>
    </w:p>
    <w:p w14:paraId="3D35EA45" w14:textId="77777777" w:rsidR="007F3C6E" w:rsidRPr="00AE5643" w:rsidRDefault="0040178D">
      <w:pPr>
        <w:spacing w:after="0"/>
        <w:jc w:val="both"/>
        <w:rPr>
          <w:rFonts w:ascii="Arial" w:hAnsi="Arial" w:cs="Arial"/>
          <w:sz w:val="30"/>
          <w:szCs w:val="30"/>
          <w:rPrChange w:id="1015" w:author="Fabio B" w:date="2015-03-11T10:09:00Z">
            <w:rPr>
              <w:rFonts w:ascii="Arial" w:hAnsi="Arial" w:cs="Arial"/>
              <w:sz w:val="30"/>
              <w:szCs w:val="30"/>
            </w:rPr>
          </w:rPrChange>
        </w:rPr>
      </w:pPr>
      <w:r w:rsidRPr="00AE5643">
        <w:rPr>
          <w:rFonts w:ascii="Arial" w:hAnsi="Arial" w:cs="Arial"/>
          <w:sz w:val="30"/>
          <w:szCs w:val="30"/>
          <w:rPrChange w:id="1016" w:author="Fabio B" w:date="2015-03-11T10:09:00Z">
            <w:rPr>
              <w:rFonts w:ascii="Arial" w:hAnsi="Arial" w:cs="Arial"/>
              <w:sz w:val="30"/>
              <w:szCs w:val="30"/>
            </w:rPr>
          </w:rPrChange>
        </w:rPr>
        <w:t xml:space="preserve">Atualmente, é possível identificar </w:t>
      </w:r>
      <w:r w:rsidR="00D41D6D" w:rsidRPr="00AE5643">
        <w:rPr>
          <w:rFonts w:ascii="Arial" w:hAnsi="Arial" w:cs="Arial"/>
          <w:sz w:val="30"/>
          <w:szCs w:val="30"/>
          <w:rPrChange w:id="1017" w:author="Fabio B" w:date="2015-03-11T10:09:00Z">
            <w:rPr>
              <w:rFonts w:ascii="Arial" w:hAnsi="Arial" w:cs="Arial"/>
              <w:sz w:val="30"/>
              <w:szCs w:val="30"/>
            </w:rPr>
          </w:rPrChange>
        </w:rPr>
        <w:t>iniciativas do congresso nacional no sentido de regulamentar o tema</w:t>
      </w:r>
      <w:r w:rsidR="00624903" w:rsidRPr="00AE5643">
        <w:rPr>
          <w:rFonts w:ascii="Arial" w:hAnsi="Arial" w:cs="Arial"/>
          <w:sz w:val="30"/>
          <w:szCs w:val="30"/>
          <w:rPrChange w:id="1018" w:author="Fabio B" w:date="2015-03-11T10:09:00Z">
            <w:rPr>
              <w:rFonts w:ascii="Arial" w:hAnsi="Arial" w:cs="Arial"/>
              <w:sz w:val="30"/>
              <w:szCs w:val="30"/>
            </w:rPr>
          </w:rPrChange>
        </w:rPr>
        <w:t xml:space="preserve"> assim como revisar e atualizar a </w:t>
      </w:r>
      <w:r w:rsidR="00D41D6D" w:rsidRPr="00AE5643">
        <w:rPr>
          <w:rFonts w:ascii="Arial" w:hAnsi="Arial" w:cs="Arial"/>
          <w:sz w:val="30"/>
          <w:szCs w:val="30"/>
          <w:rPrChange w:id="1019" w:author="Fabio B" w:date="2015-03-11T10:09:00Z">
            <w:rPr>
              <w:rFonts w:ascii="Arial" w:hAnsi="Arial" w:cs="Arial"/>
              <w:sz w:val="30"/>
              <w:szCs w:val="30"/>
            </w:rPr>
          </w:rPrChange>
        </w:rPr>
        <w:t>lei de incorporações</w:t>
      </w:r>
      <w:r w:rsidRPr="00AE5643">
        <w:rPr>
          <w:rFonts w:ascii="Arial" w:hAnsi="Arial" w:cs="Arial"/>
          <w:sz w:val="30"/>
          <w:szCs w:val="30"/>
          <w:rPrChange w:id="1020" w:author="Fabio B" w:date="2015-03-11T10:09:00Z">
            <w:rPr>
              <w:rFonts w:ascii="Arial" w:hAnsi="Arial" w:cs="Arial"/>
              <w:sz w:val="30"/>
              <w:szCs w:val="30"/>
            </w:rPr>
          </w:rPrChange>
        </w:rPr>
        <w:t xml:space="preserve"> (Lei 4.591/64), dentre a</w:t>
      </w:r>
      <w:r w:rsidR="00D41D6D" w:rsidRPr="00AE5643">
        <w:rPr>
          <w:rFonts w:ascii="Arial" w:hAnsi="Arial" w:cs="Arial"/>
          <w:sz w:val="30"/>
          <w:szCs w:val="30"/>
          <w:rPrChange w:id="1021" w:author="Fabio B" w:date="2015-03-11T10:09:00Z">
            <w:rPr>
              <w:rFonts w:ascii="Arial" w:hAnsi="Arial" w:cs="Arial"/>
              <w:sz w:val="30"/>
              <w:szCs w:val="30"/>
            </w:rPr>
          </w:rPrChange>
        </w:rPr>
        <w:t xml:space="preserve">s quais, destaca-se o projeto de lei 178/2011, </w:t>
      </w:r>
      <w:r w:rsidR="005A0513" w:rsidRPr="00AE5643">
        <w:rPr>
          <w:rFonts w:ascii="Arial" w:hAnsi="Arial" w:cs="Arial"/>
          <w:sz w:val="30"/>
          <w:szCs w:val="30"/>
          <w:rPrChange w:id="1022" w:author="Fabio B" w:date="2015-03-11T10:09:00Z">
            <w:rPr>
              <w:rFonts w:ascii="Arial" w:hAnsi="Arial" w:cs="Arial"/>
              <w:sz w:val="30"/>
              <w:szCs w:val="30"/>
            </w:rPr>
          </w:rPrChange>
        </w:rPr>
        <w:t>pendente de aprovação da redação final na Comissão de Constituição e Justiça</w:t>
      </w:r>
      <w:r w:rsidR="00D41D6D" w:rsidRPr="00AE5643">
        <w:rPr>
          <w:rFonts w:ascii="Arial" w:hAnsi="Arial" w:cs="Arial"/>
          <w:sz w:val="30"/>
          <w:szCs w:val="30"/>
          <w:rPrChange w:id="1023" w:author="Fabio B" w:date="2015-03-11T10:09:00Z">
            <w:rPr>
              <w:rFonts w:ascii="Arial" w:hAnsi="Arial" w:cs="Arial"/>
              <w:sz w:val="30"/>
              <w:szCs w:val="30"/>
            </w:rPr>
          </w:rPrChange>
        </w:rPr>
        <w:t>, que prevê o pagamento de i</w:t>
      </w:r>
      <w:r w:rsidR="00023FFA" w:rsidRPr="00AE5643">
        <w:rPr>
          <w:rFonts w:ascii="Arial" w:hAnsi="Arial" w:cs="Arial"/>
          <w:sz w:val="30"/>
          <w:szCs w:val="30"/>
          <w:rPrChange w:id="1024" w:author="Fabio B" w:date="2015-03-11T10:09:00Z">
            <w:rPr>
              <w:rFonts w:ascii="Arial" w:hAnsi="Arial" w:cs="Arial"/>
              <w:sz w:val="30"/>
              <w:szCs w:val="30"/>
            </w:rPr>
          </w:rPrChange>
        </w:rPr>
        <w:t xml:space="preserve">ndenização </w:t>
      </w:r>
      <w:r w:rsidR="00D41D6D" w:rsidRPr="00AE5643">
        <w:rPr>
          <w:rFonts w:ascii="Arial" w:hAnsi="Arial" w:cs="Arial"/>
          <w:sz w:val="30"/>
          <w:szCs w:val="30"/>
          <w:rPrChange w:id="1025" w:author="Fabio B" w:date="2015-03-11T10:09:00Z">
            <w:rPr>
              <w:rFonts w:ascii="Arial" w:hAnsi="Arial" w:cs="Arial"/>
              <w:sz w:val="30"/>
              <w:szCs w:val="30"/>
            </w:rPr>
          </w:rPrChange>
        </w:rPr>
        <w:t xml:space="preserve">pelo incorporador/construtor ao consumidor/adquirente </w:t>
      </w:r>
      <w:r w:rsidR="00023FFA" w:rsidRPr="00AE5643">
        <w:rPr>
          <w:rFonts w:ascii="Arial" w:hAnsi="Arial" w:cs="Arial"/>
          <w:sz w:val="30"/>
          <w:szCs w:val="30"/>
          <w:rPrChange w:id="1026" w:author="Fabio B" w:date="2015-03-11T10:09:00Z">
            <w:rPr>
              <w:rFonts w:ascii="Arial" w:hAnsi="Arial" w:cs="Arial"/>
              <w:sz w:val="30"/>
              <w:szCs w:val="30"/>
            </w:rPr>
          </w:rPrChange>
        </w:rPr>
        <w:t>pelo atraso</w:t>
      </w:r>
      <w:r w:rsidR="00D41D6D" w:rsidRPr="00AE5643">
        <w:rPr>
          <w:rFonts w:ascii="Arial" w:hAnsi="Arial" w:cs="Arial"/>
          <w:sz w:val="30"/>
          <w:szCs w:val="30"/>
          <w:rPrChange w:id="1027" w:author="Fabio B" w:date="2015-03-11T10:09:00Z">
            <w:rPr>
              <w:rFonts w:ascii="Arial" w:hAnsi="Arial" w:cs="Arial"/>
              <w:sz w:val="30"/>
              <w:szCs w:val="30"/>
            </w:rPr>
          </w:rPrChange>
        </w:rPr>
        <w:t xml:space="preserve">, </w:t>
      </w:r>
      <w:r w:rsidR="00DE1F7E" w:rsidRPr="00AE5643">
        <w:rPr>
          <w:rFonts w:ascii="Arial" w:hAnsi="Arial" w:cs="Arial"/>
          <w:sz w:val="30"/>
          <w:szCs w:val="30"/>
          <w:rPrChange w:id="1028" w:author="Fabio B" w:date="2015-03-11T10:09:00Z">
            <w:rPr>
              <w:rFonts w:ascii="Arial" w:hAnsi="Arial" w:cs="Arial"/>
              <w:sz w:val="30"/>
              <w:szCs w:val="30"/>
            </w:rPr>
          </w:rPrChange>
        </w:rPr>
        <w:t xml:space="preserve">caso o prazo contratado para a conclusão das obras seja ultrapassado, respeitada </w:t>
      </w:r>
      <w:r w:rsidR="00D41D6D" w:rsidRPr="00AE5643">
        <w:rPr>
          <w:rFonts w:ascii="Arial" w:hAnsi="Arial" w:cs="Arial"/>
          <w:sz w:val="30"/>
          <w:szCs w:val="30"/>
          <w:rPrChange w:id="1029" w:author="Fabio B" w:date="2015-03-11T10:09:00Z">
            <w:rPr>
              <w:rFonts w:ascii="Arial" w:hAnsi="Arial" w:cs="Arial"/>
              <w:sz w:val="30"/>
              <w:szCs w:val="30"/>
            </w:rPr>
          </w:rPrChange>
        </w:rPr>
        <w:t>uma toler</w:t>
      </w:r>
      <w:r w:rsidR="00DE1F7E" w:rsidRPr="00AE5643">
        <w:rPr>
          <w:rFonts w:ascii="Arial" w:hAnsi="Arial" w:cs="Arial"/>
          <w:sz w:val="30"/>
          <w:szCs w:val="30"/>
          <w:rPrChange w:id="1030" w:author="Fabio B" w:date="2015-03-11T10:09:00Z">
            <w:rPr>
              <w:rFonts w:ascii="Arial" w:hAnsi="Arial" w:cs="Arial"/>
              <w:sz w:val="30"/>
              <w:szCs w:val="30"/>
            </w:rPr>
          </w:rPrChange>
        </w:rPr>
        <w:t>ância</w:t>
      </w:r>
      <w:r w:rsidR="00D41D6D" w:rsidRPr="00AE5643">
        <w:rPr>
          <w:rFonts w:ascii="Arial" w:hAnsi="Arial" w:cs="Arial"/>
          <w:sz w:val="30"/>
          <w:szCs w:val="30"/>
          <w:rPrChange w:id="1031" w:author="Fabio B" w:date="2015-03-11T10:09:00Z">
            <w:rPr>
              <w:rFonts w:ascii="Arial" w:hAnsi="Arial" w:cs="Arial"/>
              <w:sz w:val="30"/>
              <w:szCs w:val="30"/>
            </w:rPr>
          </w:rPrChange>
        </w:rPr>
        <w:t xml:space="preserve"> de 180 (cento e oitenta) dias.</w:t>
      </w:r>
    </w:p>
    <w:p w14:paraId="58693D65" w14:textId="77777777" w:rsidR="007F3C6E" w:rsidRDefault="007F3C6E">
      <w:pPr>
        <w:spacing w:after="0"/>
        <w:jc w:val="both"/>
        <w:rPr>
          <w:rFonts w:ascii="Arial" w:hAnsi="Arial" w:cs="Arial"/>
          <w:sz w:val="30"/>
          <w:szCs w:val="30"/>
        </w:rPr>
      </w:pPr>
    </w:p>
    <w:p w14:paraId="58652DD9" w14:textId="77777777" w:rsidR="007F3C6E" w:rsidRDefault="00624903">
      <w:pPr>
        <w:spacing w:after="0"/>
        <w:jc w:val="both"/>
        <w:rPr>
          <w:rFonts w:ascii="Arial" w:hAnsi="Arial" w:cs="Arial"/>
          <w:sz w:val="30"/>
          <w:szCs w:val="30"/>
        </w:rPr>
      </w:pPr>
      <w:r>
        <w:rPr>
          <w:rFonts w:ascii="Arial" w:hAnsi="Arial" w:cs="Arial"/>
          <w:sz w:val="30"/>
          <w:szCs w:val="30"/>
        </w:rPr>
        <w:t xml:space="preserve">É uma meta importante para a incorporadora manter a entrega no prazo combinado com o comprador, </w:t>
      </w:r>
      <w:r w:rsidR="005A0513" w:rsidRPr="00FA6585">
        <w:rPr>
          <w:rFonts w:ascii="Arial" w:hAnsi="Arial" w:cs="Arial"/>
          <w:sz w:val="30"/>
          <w:szCs w:val="30"/>
        </w:rPr>
        <w:t>haja vista que a prorrogação da entrega das</w:t>
      </w:r>
      <w:r w:rsidR="005A0513">
        <w:rPr>
          <w:rFonts w:ascii="Arial" w:hAnsi="Arial" w:cs="Arial"/>
          <w:sz w:val="30"/>
          <w:szCs w:val="30"/>
        </w:rPr>
        <w:t xml:space="preserve"> unidades imobiliárias não só prejudica o comprador como também penaliza o incorporador</w:t>
      </w:r>
      <w:r w:rsidR="005A0513" w:rsidRPr="00FA6585">
        <w:rPr>
          <w:rFonts w:ascii="Arial" w:hAnsi="Arial" w:cs="Arial"/>
          <w:sz w:val="30"/>
          <w:szCs w:val="30"/>
        </w:rPr>
        <w:t xml:space="preserve">, que fica com </w:t>
      </w:r>
      <w:r w:rsidR="005A0513">
        <w:rPr>
          <w:rFonts w:ascii="Arial" w:hAnsi="Arial" w:cs="Arial"/>
          <w:sz w:val="30"/>
          <w:szCs w:val="30"/>
        </w:rPr>
        <w:t>seus recursos investidos no empreendimento por um prazo além do previsto.</w:t>
      </w:r>
      <w:r>
        <w:rPr>
          <w:rFonts w:ascii="Arial" w:hAnsi="Arial" w:cs="Arial"/>
          <w:sz w:val="30"/>
          <w:szCs w:val="30"/>
        </w:rPr>
        <w:t>E</w:t>
      </w:r>
      <w:r w:rsidR="005A0513">
        <w:rPr>
          <w:rFonts w:ascii="Arial" w:hAnsi="Arial" w:cs="Arial"/>
          <w:sz w:val="30"/>
          <w:szCs w:val="30"/>
        </w:rPr>
        <w:t xml:space="preserve">m média, 70% do valor de venda das unidades só é recebido pelas incorporadoras após o </w:t>
      </w:r>
      <w:r w:rsidR="00B50120">
        <w:rPr>
          <w:rFonts w:ascii="Arial" w:hAnsi="Arial" w:cs="Arial"/>
          <w:sz w:val="30"/>
          <w:szCs w:val="30"/>
        </w:rPr>
        <w:t xml:space="preserve">repasse do </w:t>
      </w:r>
      <w:r w:rsidR="005A0513">
        <w:rPr>
          <w:rFonts w:ascii="Arial" w:hAnsi="Arial" w:cs="Arial"/>
          <w:sz w:val="30"/>
          <w:szCs w:val="30"/>
        </w:rPr>
        <w:t>financiamento ao adquirente da unidade</w:t>
      </w:r>
      <w:ins w:id="1032" w:author="Luiz Fernando Moura" w:date="2015-03-11T09:26:00Z">
        <w:r w:rsidR="003F5591">
          <w:rPr>
            <w:rFonts w:ascii="Arial" w:hAnsi="Arial" w:cs="Arial"/>
            <w:sz w:val="30"/>
            <w:szCs w:val="30"/>
          </w:rPr>
          <w:t>.</w:t>
        </w:r>
      </w:ins>
      <w:del w:id="1033" w:author="Luiz Fernando Moura" w:date="2015-03-11T09:27:00Z">
        <w:r w:rsidR="005A0513" w:rsidDel="003F5591">
          <w:rPr>
            <w:rFonts w:ascii="Arial" w:hAnsi="Arial" w:cs="Arial"/>
            <w:sz w:val="30"/>
            <w:szCs w:val="30"/>
          </w:rPr>
          <w:delText xml:space="preserve"> e este</w:delText>
        </w:r>
      </w:del>
      <w:r w:rsidR="005A0513">
        <w:rPr>
          <w:rFonts w:ascii="Arial" w:hAnsi="Arial" w:cs="Arial"/>
          <w:sz w:val="30"/>
          <w:szCs w:val="30"/>
        </w:rPr>
        <w:t xml:space="preserve">, </w:t>
      </w:r>
      <w:del w:id="1034" w:author="Luiz Fernando Moura" w:date="2015-03-11T09:27:00Z">
        <w:r w:rsidR="005A0513" w:rsidDel="003F5591">
          <w:rPr>
            <w:rFonts w:ascii="Arial" w:hAnsi="Arial" w:cs="Arial"/>
            <w:sz w:val="30"/>
            <w:szCs w:val="30"/>
          </w:rPr>
          <w:delText xml:space="preserve">em </w:delText>
        </w:r>
      </w:del>
      <w:ins w:id="1035" w:author="Luiz Fernando Moura" w:date="2015-03-11T09:27:00Z">
        <w:r w:rsidR="003F5591">
          <w:rPr>
            <w:rFonts w:ascii="Arial" w:hAnsi="Arial" w:cs="Arial"/>
            <w:sz w:val="30"/>
            <w:szCs w:val="30"/>
          </w:rPr>
          <w:t xml:space="preserve">Em </w:t>
        </w:r>
      </w:ins>
      <w:r w:rsidR="005A0513">
        <w:rPr>
          <w:rFonts w:ascii="Arial" w:hAnsi="Arial" w:cs="Arial"/>
          <w:sz w:val="30"/>
          <w:szCs w:val="30"/>
        </w:rPr>
        <w:t xml:space="preserve">regra, </w:t>
      </w:r>
      <w:ins w:id="1036" w:author="Luiz Fernando Moura" w:date="2015-03-11T09:27:00Z">
        <w:r w:rsidR="003F5591">
          <w:rPr>
            <w:rFonts w:ascii="Arial" w:hAnsi="Arial" w:cs="Arial"/>
            <w:sz w:val="30"/>
            <w:szCs w:val="30"/>
          </w:rPr>
          <w:t xml:space="preserve">isto </w:t>
        </w:r>
      </w:ins>
      <w:r w:rsidR="005A0513">
        <w:rPr>
          <w:rFonts w:ascii="Arial" w:hAnsi="Arial" w:cs="Arial"/>
          <w:sz w:val="30"/>
          <w:szCs w:val="30"/>
        </w:rPr>
        <w:t xml:space="preserve">só acontece após o </w:t>
      </w:r>
      <w:r>
        <w:rPr>
          <w:rFonts w:ascii="Arial" w:hAnsi="Arial" w:cs="Arial"/>
          <w:sz w:val="30"/>
          <w:szCs w:val="30"/>
        </w:rPr>
        <w:t>Habite-se</w:t>
      </w:r>
      <w:r w:rsidR="005A0513">
        <w:rPr>
          <w:rFonts w:ascii="Arial" w:hAnsi="Arial" w:cs="Arial"/>
          <w:sz w:val="30"/>
          <w:szCs w:val="30"/>
        </w:rPr>
        <w:t>.</w:t>
      </w:r>
    </w:p>
    <w:p w14:paraId="3C9CB5B9" w14:textId="77777777" w:rsidR="007F3C6E" w:rsidRDefault="007F3C6E">
      <w:pPr>
        <w:spacing w:after="0"/>
        <w:jc w:val="both"/>
        <w:rPr>
          <w:rFonts w:ascii="Arial" w:hAnsi="Arial" w:cs="Arial"/>
          <w:sz w:val="30"/>
          <w:szCs w:val="30"/>
        </w:rPr>
      </w:pPr>
    </w:p>
    <w:p w14:paraId="62F45684" w14:textId="77777777" w:rsidR="007F3C6E" w:rsidRDefault="007F3C6E">
      <w:pPr>
        <w:spacing w:after="0"/>
        <w:jc w:val="both"/>
        <w:rPr>
          <w:rFonts w:ascii="Arial" w:hAnsi="Arial" w:cs="Arial"/>
          <w:sz w:val="30"/>
          <w:szCs w:val="30"/>
        </w:rPr>
      </w:pPr>
    </w:p>
    <w:p w14:paraId="52A7FDC3" w14:textId="77777777" w:rsidR="007F3C6E" w:rsidRDefault="007F3C6E">
      <w:pPr>
        <w:spacing w:after="0" w:line="240" w:lineRule="auto"/>
        <w:jc w:val="both"/>
        <w:rPr>
          <w:rFonts w:ascii="Arial" w:hAnsi="Arial" w:cs="Arial"/>
          <w:b/>
          <w:sz w:val="30"/>
          <w:szCs w:val="30"/>
        </w:rPr>
      </w:pPr>
    </w:p>
    <w:p w14:paraId="11BF0CB1" w14:textId="77777777" w:rsidR="007F3C6E" w:rsidRPr="00AE5643" w:rsidRDefault="0040178D">
      <w:pPr>
        <w:spacing w:after="0" w:line="240" w:lineRule="auto"/>
        <w:jc w:val="both"/>
        <w:rPr>
          <w:rFonts w:ascii="Arial" w:hAnsi="Arial" w:cs="Arial"/>
          <w:b/>
          <w:sz w:val="30"/>
          <w:szCs w:val="30"/>
          <w:rPrChange w:id="1037" w:author="Fabio B" w:date="2015-03-11T10:09:00Z">
            <w:rPr>
              <w:rFonts w:ascii="Arial" w:hAnsi="Arial" w:cs="Arial"/>
              <w:b/>
              <w:sz w:val="30"/>
              <w:szCs w:val="30"/>
            </w:rPr>
          </w:rPrChange>
        </w:rPr>
      </w:pPr>
      <w:r w:rsidRPr="00AE5643">
        <w:rPr>
          <w:rFonts w:ascii="Arial" w:hAnsi="Arial" w:cs="Arial"/>
          <w:b/>
          <w:sz w:val="30"/>
          <w:szCs w:val="30"/>
          <w:rPrChange w:id="1038" w:author="Fabio B" w:date="2015-03-11T10:09:00Z">
            <w:rPr>
              <w:rFonts w:ascii="Arial" w:hAnsi="Arial" w:cs="Arial"/>
              <w:b/>
              <w:sz w:val="30"/>
              <w:szCs w:val="30"/>
            </w:rPr>
          </w:rPrChange>
        </w:rPr>
        <w:t xml:space="preserve">De que forma enfrentar os gargalos da incorporação? </w:t>
      </w:r>
    </w:p>
    <w:p w14:paraId="69569686" w14:textId="77777777" w:rsidR="007F3C6E" w:rsidRPr="00AE5643" w:rsidRDefault="0040178D">
      <w:pPr>
        <w:spacing w:after="0" w:line="240" w:lineRule="auto"/>
        <w:jc w:val="both"/>
        <w:rPr>
          <w:rFonts w:ascii="Arial" w:hAnsi="Arial" w:cs="Arial"/>
          <w:sz w:val="30"/>
          <w:szCs w:val="30"/>
          <w:rPrChange w:id="1039" w:author="Fabio B" w:date="2015-03-11T10:09:00Z">
            <w:rPr>
              <w:rFonts w:ascii="Arial" w:hAnsi="Arial" w:cs="Arial"/>
              <w:sz w:val="30"/>
              <w:szCs w:val="30"/>
            </w:rPr>
          </w:rPrChange>
        </w:rPr>
      </w:pPr>
      <w:r w:rsidRPr="00AE5643">
        <w:rPr>
          <w:rFonts w:ascii="Arial" w:hAnsi="Arial" w:cs="Arial"/>
          <w:sz w:val="30"/>
          <w:szCs w:val="30"/>
          <w:rPrChange w:id="1040" w:author="Fabio B" w:date="2015-03-11T10:09:00Z">
            <w:rPr>
              <w:rFonts w:ascii="Arial" w:hAnsi="Arial" w:cs="Arial"/>
              <w:sz w:val="30"/>
              <w:szCs w:val="30"/>
            </w:rPr>
          </w:rPrChange>
        </w:rPr>
        <w:t xml:space="preserve">Para enfrentar os gargalos é necessário ajustar a legislação, interagir com os entes envolvidos </w:t>
      </w:r>
      <w:r w:rsidR="003C3329" w:rsidRPr="00AE5643">
        <w:rPr>
          <w:rFonts w:ascii="Arial" w:hAnsi="Arial" w:cs="Arial"/>
          <w:sz w:val="30"/>
          <w:szCs w:val="30"/>
          <w:rPrChange w:id="1041" w:author="Fabio B" w:date="2015-03-11T10:09:00Z">
            <w:rPr>
              <w:rFonts w:ascii="Arial" w:hAnsi="Arial" w:cs="Arial"/>
              <w:sz w:val="30"/>
              <w:szCs w:val="30"/>
            </w:rPr>
          </w:rPrChange>
        </w:rPr>
        <w:t>nos processos de licenciamentos</w:t>
      </w:r>
      <w:r w:rsidRPr="00AE5643">
        <w:rPr>
          <w:rFonts w:ascii="Arial" w:hAnsi="Arial" w:cs="Arial"/>
          <w:sz w:val="30"/>
          <w:szCs w:val="30"/>
          <w:rPrChange w:id="1042" w:author="Fabio B" w:date="2015-03-11T10:09:00Z">
            <w:rPr>
              <w:rFonts w:ascii="Arial" w:hAnsi="Arial" w:cs="Arial"/>
              <w:sz w:val="30"/>
              <w:szCs w:val="30"/>
            </w:rPr>
          </w:rPrChange>
        </w:rPr>
        <w:t xml:space="preserve"> </w:t>
      </w:r>
      <w:r w:rsidR="00351382" w:rsidRPr="00AE5643">
        <w:rPr>
          <w:rFonts w:ascii="Arial" w:hAnsi="Arial" w:cs="Arial"/>
          <w:sz w:val="30"/>
          <w:szCs w:val="30"/>
          <w:rPrChange w:id="1043" w:author="Fabio B" w:date="2015-03-11T10:09:00Z">
            <w:rPr>
              <w:rFonts w:ascii="Arial" w:hAnsi="Arial" w:cs="Arial"/>
              <w:sz w:val="30"/>
              <w:szCs w:val="30"/>
            </w:rPr>
          </w:rPrChange>
        </w:rPr>
        <w:t xml:space="preserve">e </w:t>
      </w:r>
      <w:r w:rsidRPr="00AE5643">
        <w:rPr>
          <w:rFonts w:ascii="Arial" w:hAnsi="Arial" w:cs="Arial"/>
          <w:sz w:val="30"/>
          <w:szCs w:val="30"/>
          <w:rPrChange w:id="1044" w:author="Fabio B" w:date="2015-03-11T10:09:00Z">
            <w:rPr>
              <w:rFonts w:ascii="Arial" w:hAnsi="Arial" w:cs="Arial"/>
              <w:sz w:val="30"/>
              <w:szCs w:val="30"/>
            </w:rPr>
          </w:rPrChange>
        </w:rPr>
        <w:t xml:space="preserve">com financiadores, cartórios, etc. É preciso racionalizar o funcionamento de um segmento </w:t>
      </w:r>
      <w:r w:rsidR="00624903" w:rsidRPr="00AE5643">
        <w:rPr>
          <w:rFonts w:ascii="Arial" w:hAnsi="Arial" w:cs="Arial"/>
          <w:sz w:val="30"/>
          <w:szCs w:val="30"/>
          <w:rPrChange w:id="1045" w:author="Fabio B" w:date="2015-03-11T10:09:00Z">
            <w:rPr>
              <w:rFonts w:ascii="Arial" w:hAnsi="Arial" w:cs="Arial"/>
              <w:sz w:val="30"/>
              <w:szCs w:val="30"/>
            </w:rPr>
          </w:rPrChange>
        </w:rPr>
        <w:t xml:space="preserve">estratégico </w:t>
      </w:r>
      <w:r w:rsidRPr="00AE5643">
        <w:rPr>
          <w:rFonts w:ascii="Arial" w:hAnsi="Arial" w:cs="Arial"/>
          <w:sz w:val="30"/>
          <w:szCs w:val="30"/>
          <w:rPrChange w:id="1046" w:author="Fabio B" w:date="2015-03-11T10:09:00Z">
            <w:rPr>
              <w:rFonts w:ascii="Arial" w:hAnsi="Arial" w:cs="Arial"/>
              <w:sz w:val="30"/>
              <w:szCs w:val="30"/>
            </w:rPr>
          </w:rPrChange>
        </w:rPr>
        <w:t xml:space="preserve">para a economia, </w:t>
      </w:r>
      <w:r w:rsidR="00624903" w:rsidRPr="00AE5643">
        <w:rPr>
          <w:rFonts w:ascii="Arial" w:hAnsi="Arial" w:cs="Arial"/>
          <w:sz w:val="30"/>
          <w:szCs w:val="30"/>
          <w:rPrChange w:id="1047" w:author="Fabio B" w:date="2015-03-11T10:09:00Z">
            <w:rPr>
              <w:rFonts w:ascii="Arial" w:hAnsi="Arial" w:cs="Arial"/>
              <w:sz w:val="30"/>
              <w:szCs w:val="30"/>
            </w:rPr>
          </w:rPrChange>
        </w:rPr>
        <w:t xml:space="preserve">com </w:t>
      </w:r>
      <w:r w:rsidRPr="00AE5643">
        <w:rPr>
          <w:rFonts w:ascii="Arial" w:hAnsi="Arial" w:cs="Arial"/>
          <w:sz w:val="30"/>
          <w:szCs w:val="30"/>
          <w:rPrChange w:id="1048" w:author="Fabio B" w:date="2015-03-11T10:09:00Z">
            <w:rPr>
              <w:rFonts w:ascii="Arial" w:hAnsi="Arial" w:cs="Arial"/>
              <w:sz w:val="30"/>
              <w:szCs w:val="30"/>
            </w:rPr>
          </w:rPrChange>
        </w:rPr>
        <w:t xml:space="preserve">impacto positivo </w:t>
      </w:r>
      <w:r w:rsidR="00624903" w:rsidRPr="00AE5643">
        <w:rPr>
          <w:rFonts w:ascii="Arial" w:hAnsi="Arial" w:cs="Arial"/>
          <w:sz w:val="30"/>
          <w:szCs w:val="30"/>
          <w:rPrChange w:id="1049" w:author="Fabio B" w:date="2015-03-11T10:09:00Z">
            <w:rPr>
              <w:rFonts w:ascii="Arial" w:hAnsi="Arial" w:cs="Arial"/>
              <w:sz w:val="30"/>
              <w:szCs w:val="30"/>
            </w:rPr>
          </w:rPrChange>
        </w:rPr>
        <w:t>em</w:t>
      </w:r>
      <w:r w:rsidRPr="00AE5643">
        <w:rPr>
          <w:rFonts w:ascii="Arial" w:hAnsi="Arial" w:cs="Arial"/>
          <w:sz w:val="30"/>
          <w:szCs w:val="30"/>
          <w:rPrChange w:id="1050" w:author="Fabio B" w:date="2015-03-11T10:09:00Z">
            <w:rPr>
              <w:rFonts w:ascii="Arial" w:hAnsi="Arial" w:cs="Arial"/>
              <w:sz w:val="30"/>
              <w:szCs w:val="30"/>
            </w:rPr>
          </w:rPrChange>
        </w:rPr>
        <w:t xml:space="preserve"> geração de empregos, arrecadação de tributos</w:t>
      </w:r>
      <w:r w:rsidR="005E29FE" w:rsidRPr="00AE5643">
        <w:rPr>
          <w:rFonts w:ascii="Arial" w:hAnsi="Arial" w:cs="Arial"/>
          <w:sz w:val="30"/>
          <w:szCs w:val="30"/>
          <w:rPrChange w:id="1051" w:author="Fabio B" w:date="2015-03-11T10:09:00Z">
            <w:rPr>
              <w:rFonts w:ascii="Arial" w:hAnsi="Arial" w:cs="Arial"/>
              <w:sz w:val="30"/>
              <w:szCs w:val="30"/>
            </w:rPr>
          </w:rPrChange>
        </w:rPr>
        <w:t>, desenvolvimento das cidades</w:t>
      </w:r>
      <w:r w:rsidRPr="00AE5643">
        <w:rPr>
          <w:rFonts w:ascii="Arial" w:hAnsi="Arial" w:cs="Arial"/>
          <w:sz w:val="30"/>
          <w:szCs w:val="30"/>
          <w:rPrChange w:id="1052" w:author="Fabio B" w:date="2015-03-11T10:09:00Z">
            <w:rPr>
              <w:rFonts w:ascii="Arial" w:hAnsi="Arial" w:cs="Arial"/>
              <w:sz w:val="30"/>
              <w:szCs w:val="30"/>
            </w:rPr>
          </w:rPrChange>
        </w:rPr>
        <w:t xml:space="preserve"> e melhoria na qualidade de vida das pessoas</w:t>
      </w:r>
      <w:r w:rsidR="005E29FE" w:rsidRPr="00AE5643">
        <w:rPr>
          <w:rFonts w:ascii="Arial" w:hAnsi="Arial" w:cs="Arial"/>
          <w:sz w:val="30"/>
          <w:szCs w:val="30"/>
          <w:rPrChange w:id="1053" w:author="Fabio B" w:date="2015-03-11T10:09:00Z">
            <w:rPr>
              <w:rFonts w:ascii="Arial" w:hAnsi="Arial" w:cs="Arial"/>
              <w:sz w:val="30"/>
              <w:szCs w:val="30"/>
            </w:rPr>
          </w:rPrChange>
        </w:rPr>
        <w:t xml:space="preserve"> por meio da habitação</w:t>
      </w:r>
      <w:r w:rsidRPr="00AE5643">
        <w:rPr>
          <w:rFonts w:ascii="Arial" w:hAnsi="Arial" w:cs="Arial"/>
          <w:sz w:val="30"/>
          <w:szCs w:val="30"/>
          <w:rPrChange w:id="1054" w:author="Fabio B" w:date="2015-03-11T10:09:00Z">
            <w:rPr>
              <w:rFonts w:ascii="Arial" w:hAnsi="Arial" w:cs="Arial"/>
              <w:sz w:val="30"/>
              <w:szCs w:val="30"/>
            </w:rPr>
          </w:rPrChange>
        </w:rPr>
        <w:t>.</w:t>
      </w:r>
    </w:p>
    <w:p w14:paraId="39D983AC" w14:textId="77777777" w:rsidR="007D6323" w:rsidRPr="00FA6585" w:rsidRDefault="007D6323" w:rsidP="009B2647">
      <w:pPr>
        <w:pStyle w:val="Body"/>
        <w:jc w:val="both"/>
        <w:rPr>
          <w:rFonts w:ascii="Arial" w:eastAsiaTheme="minorHAnsi" w:hAnsi="Arial" w:cs="Arial"/>
          <w:b/>
          <w:color w:val="auto"/>
          <w:sz w:val="30"/>
          <w:szCs w:val="30"/>
          <w:bdr w:val="none" w:sz="0" w:space="0" w:color="auto"/>
          <w:lang w:val="pt-BR"/>
        </w:rPr>
      </w:pPr>
    </w:p>
    <w:p w14:paraId="689D3406" w14:textId="77777777" w:rsidR="00986328" w:rsidRDefault="00986328">
      <w:pPr>
        <w:jc w:val="both"/>
        <w:rPr>
          <w:rFonts w:ascii="Arial" w:hAnsi="Arial" w:cs="Arial"/>
          <w:sz w:val="30"/>
          <w:szCs w:val="30"/>
        </w:rPr>
      </w:pPr>
    </w:p>
    <w:p w14:paraId="71E1C283" w14:textId="77777777" w:rsidR="007F3C6E" w:rsidRDefault="002C5512">
      <w:pPr>
        <w:spacing w:after="0" w:line="360" w:lineRule="auto"/>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14:paraId="7CF010D9" w14:textId="77777777" w:rsidR="007F3C6E" w:rsidRDefault="00FC3AD0">
      <w:pPr>
        <w:spacing w:after="0"/>
        <w:jc w:val="both"/>
        <w:rPr>
          <w:rFonts w:ascii="Arial" w:hAnsi="Arial" w:cs="Arial"/>
          <w:sz w:val="30"/>
          <w:szCs w:val="30"/>
          <w:shd w:val="clear" w:color="auto" w:fill="FFFFFF"/>
        </w:rPr>
      </w:pPr>
      <w:r>
        <w:rPr>
          <w:rFonts w:ascii="Arial" w:hAnsi="Arial" w:cs="Arial"/>
          <w:sz w:val="30"/>
          <w:szCs w:val="30"/>
          <w:shd w:val="clear" w:color="auto" w:fill="FFFFFF"/>
        </w:rPr>
        <w:t>O</w:t>
      </w:r>
      <w:r w:rsidR="002C5512" w:rsidRPr="00FA6585">
        <w:rPr>
          <w:rFonts w:ascii="Arial" w:hAnsi="Arial" w:cs="Arial"/>
          <w:sz w:val="30"/>
          <w:szCs w:val="30"/>
          <w:shd w:val="clear" w:color="auto" w:fill="FFFFFF"/>
        </w:rPr>
        <w:t>s principais reflexos dos atrasos para as companhias são:</w:t>
      </w:r>
    </w:p>
    <w:p w14:paraId="20C35F60" w14:textId="77777777" w:rsidR="007F3C6E" w:rsidRDefault="002C5512">
      <w:pPr>
        <w:pStyle w:val="PargrafodaLista"/>
        <w:numPr>
          <w:ilvl w:val="0"/>
          <w:numId w:val="2"/>
        </w:numPr>
        <w:spacing w:line="276" w:lineRule="auto"/>
        <w:ind w:left="1418" w:hanging="708"/>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Aumento dos </w:t>
      </w:r>
      <w:r w:rsidR="00C20946">
        <w:rPr>
          <w:rFonts w:ascii="Arial" w:hAnsi="Arial" w:cs="Arial"/>
          <w:b/>
          <w:sz w:val="30"/>
          <w:szCs w:val="30"/>
          <w:shd w:val="clear" w:color="auto" w:fill="FFFFFF"/>
        </w:rPr>
        <w:t>c</w:t>
      </w:r>
      <w:r w:rsidRPr="00FA6585">
        <w:rPr>
          <w:rFonts w:ascii="Arial" w:hAnsi="Arial" w:cs="Arial"/>
          <w:b/>
          <w:sz w:val="30"/>
          <w:szCs w:val="30"/>
          <w:shd w:val="clear" w:color="auto" w:fill="FFFFFF"/>
        </w:rPr>
        <w:t>ustos:</w:t>
      </w:r>
      <w:r w:rsidRPr="00FA6585">
        <w:rPr>
          <w:rFonts w:ascii="Arial" w:hAnsi="Arial" w:cs="Arial"/>
          <w:sz w:val="30"/>
          <w:szCs w:val="30"/>
          <w:shd w:val="clear" w:color="auto" w:fill="FFFFFF"/>
        </w:rPr>
        <w:t xml:space="preserve"> </w:t>
      </w:r>
      <w:r w:rsidR="00624903">
        <w:rPr>
          <w:rFonts w:ascii="Arial" w:hAnsi="Arial" w:cs="Arial"/>
          <w:sz w:val="30"/>
          <w:szCs w:val="30"/>
          <w:shd w:val="clear" w:color="auto" w:fill="FFFFFF"/>
        </w:rPr>
        <w:t>c</w:t>
      </w:r>
      <w:r w:rsidRPr="00FA6585">
        <w:rPr>
          <w:rFonts w:ascii="Arial" w:hAnsi="Arial" w:cs="Arial"/>
          <w:sz w:val="30"/>
          <w:szCs w:val="30"/>
          <w:shd w:val="clear" w:color="auto" w:fill="FFFFFF"/>
        </w:rPr>
        <w:t xml:space="preserve">om o atraso, os custos fixos dos canteiros superam os gastos </w:t>
      </w:r>
      <w:r w:rsidR="00C20946">
        <w:rPr>
          <w:rFonts w:ascii="Arial" w:hAnsi="Arial" w:cs="Arial"/>
          <w:sz w:val="30"/>
          <w:szCs w:val="30"/>
          <w:shd w:val="clear" w:color="auto" w:fill="FFFFFF"/>
        </w:rPr>
        <w:t xml:space="preserve">planejados e </w:t>
      </w:r>
      <w:r w:rsidRPr="00FA6585">
        <w:rPr>
          <w:rFonts w:ascii="Arial" w:hAnsi="Arial" w:cs="Arial"/>
          <w:sz w:val="30"/>
          <w:szCs w:val="30"/>
          <w:shd w:val="clear" w:color="auto" w:fill="FFFFFF"/>
        </w:rPr>
        <w:t>compromete</w:t>
      </w:r>
      <w:r w:rsidR="00C20946">
        <w:rPr>
          <w:rFonts w:ascii="Arial" w:hAnsi="Arial" w:cs="Arial"/>
          <w:sz w:val="30"/>
          <w:szCs w:val="30"/>
          <w:shd w:val="clear" w:color="auto" w:fill="FFFFFF"/>
        </w:rPr>
        <w:t>m margens</w:t>
      </w:r>
      <w:r w:rsidR="00624903">
        <w:rPr>
          <w:rFonts w:ascii="Arial" w:hAnsi="Arial" w:cs="Arial"/>
          <w:sz w:val="30"/>
          <w:szCs w:val="30"/>
          <w:shd w:val="clear" w:color="auto" w:fill="FFFFFF"/>
        </w:rPr>
        <w:t>;</w:t>
      </w:r>
    </w:p>
    <w:p w14:paraId="022EBA2C" w14:textId="77777777" w:rsidR="007F3C6E" w:rsidRDefault="002C5512">
      <w:pPr>
        <w:pStyle w:val="PargrafodaLista"/>
        <w:numPr>
          <w:ilvl w:val="0"/>
          <w:numId w:val="2"/>
        </w:numPr>
        <w:spacing w:line="276" w:lineRule="auto"/>
        <w:ind w:left="1418" w:hanging="708"/>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Pagamento de </w:t>
      </w:r>
      <w:r w:rsidR="00C20946">
        <w:rPr>
          <w:rFonts w:ascii="Arial" w:hAnsi="Arial" w:cs="Arial"/>
          <w:b/>
          <w:sz w:val="30"/>
          <w:szCs w:val="30"/>
          <w:shd w:val="clear" w:color="auto" w:fill="FFFFFF"/>
        </w:rPr>
        <w:t>j</w:t>
      </w:r>
      <w:r w:rsidRPr="00FA6585">
        <w:rPr>
          <w:rFonts w:ascii="Arial" w:hAnsi="Arial" w:cs="Arial"/>
          <w:b/>
          <w:sz w:val="30"/>
          <w:szCs w:val="30"/>
          <w:shd w:val="clear" w:color="auto" w:fill="FFFFFF"/>
        </w:rPr>
        <w:t xml:space="preserve">uros </w:t>
      </w:r>
      <w:r w:rsidR="00C20946">
        <w:rPr>
          <w:rFonts w:ascii="Arial" w:hAnsi="Arial" w:cs="Arial"/>
          <w:b/>
          <w:sz w:val="30"/>
          <w:szCs w:val="30"/>
          <w:shd w:val="clear" w:color="auto" w:fill="FFFFFF"/>
        </w:rPr>
        <w:t>b</w:t>
      </w:r>
      <w:r w:rsidRPr="00FA6585">
        <w:rPr>
          <w:rFonts w:ascii="Arial" w:hAnsi="Arial" w:cs="Arial"/>
          <w:b/>
          <w:sz w:val="30"/>
          <w:szCs w:val="30"/>
          <w:shd w:val="clear" w:color="auto" w:fill="FFFFFF"/>
        </w:rPr>
        <w:t xml:space="preserve">ancários: </w:t>
      </w:r>
      <w:r w:rsidR="00C20946">
        <w:rPr>
          <w:rFonts w:ascii="Arial" w:hAnsi="Arial" w:cs="Arial"/>
          <w:sz w:val="30"/>
          <w:szCs w:val="30"/>
          <w:shd w:val="clear" w:color="auto" w:fill="FFFFFF"/>
        </w:rPr>
        <w:t>a</w:t>
      </w:r>
      <w:r w:rsidRPr="00FA6585">
        <w:rPr>
          <w:rFonts w:ascii="Arial" w:hAnsi="Arial" w:cs="Arial"/>
          <w:sz w:val="30"/>
          <w:szCs w:val="30"/>
          <w:shd w:val="clear" w:color="auto" w:fill="FFFFFF"/>
        </w:rPr>
        <w:t xml:space="preserve">lém de </w:t>
      </w:r>
      <w:r w:rsidR="00C20946">
        <w:rPr>
          <w:rFonts w:ascii="Arial" w:hAnsi="Arial" w:cs="Arial"/>
          <w:sz w:val="30"/>
          <w:szCs w:val="30"/>
          <w:shd w:val="clear" w:color="auto" w:fill="FFFFFF"/>
        </w:rPr>
        <w:t>arcar por</w:t>
      </w:r>
      <w:r w:rsidR="00C20946" w:rsidRPr="00FA6585">
        <w:rPr>
          <w:rFonts w:ascii="Arial" w:hAnsi="Arial" w:cs="Arial"/>
          <w:sz w:val="30"/>
          <w:szCs w:val="30"/>
          <w:shd w:val="clear" w:color="auto" w:fill="FFFFFF"/>
        </w:rPr>
        <w:t xml:space="preserve"> </w:t>
      </w:r>
      <w:r w:rsidRPr="00FA6585">
        <w:rPr>
          <w:rFonts w:ascii="Arial" w:hAnsi="Arial" w:cs="Arial"/>
          <w:sz w:val="30"/>
          <w:szCs w:val="30"/>
          <w:shd w:val="clear" w:color="auto" w:fill="FFFFFF"/>
        </w:rPr>
        <w:t>um período maior com o pagamento de juros decorrentes do financiamento para a construção do empreendimento, as incorporadoras deixam de receber os juros compensatórios dos promitentes compradores que só passam a incidir após o Habite-se</w:t>
      </w:r>
      <w:r w:rsidR="00C20946">
        <w:rPr>
          <w:rFonts w:ascii="Arial" w:hAnsi="Arial" w:cs="Arial"/>
          <w:sz w:val="30"/>
          <w:szCs w:val="30"/>
          <w:shd w:val="clear" w:color="auto" w:fill="FFFFFF"/>
        </w:rPr>
        <w:t>;</w:t>
      </w:r>
    </w:p>
    <w:p w14:paraId="55A8EAB9" w14:textId="77777777" w:rsidR="007F3C6E" w:rsidRDefault="002C5512">
      <w:pPr>
        <w:pStyle w:val="PargrafodaLista"/>
        <w:numPr>
          <w:ilvl w:val="0"/>
          <w:numId w:val="2"/>
        </w:numPr>
        <w:spacing w:line="276" w:lineRule="auto"/>
        <w:ind w:left="1418" w:hanging="708"/>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w:t>
      </w:r>
      <w:r w:rsidR="00C20946">
        <w:rPr>
          <w:rFonts w:ascii="Arial" w:hAnsi="Arial" w:cs="Arial"/>
          <w:b/>
          <w:sz w:val="30"/>
          <w:szCs w:val="30"/>
          <w:shd w:val="clear" w:color="auto" w:fill="FFFFFF"/>
        </w:rPr>
        <w:t>f</w:t>
      </w:r>
      <w:r w:rsidRPr="00FA6585">
        <w:rPr>
          <w:rFonts w:ascii="Arial" w:hAnsi="Arial" w:cs="Arial"/>
          <w:b/>
          <w:sz w:val="30"/>
          <w:szCs w:val="30"/>
          <w:shd w:val="clear" w:color="auto" w:fill="FFFFFF"/>
        </w:rPr>
        <w:t xml:space="preserve">luxo de </w:t>
      </w:r>
      <w:r w:rsidR="00C20946">
        <w:rPr>
          <w:rFonts w:ascii="Arial" w:hAnsi="Arial" w:cs="Arial"/>
          <w:b/>
          <w:sz w:val="30"/>
          <w:szCs w:val="30"/>
          <w:shd w:val="clear" w:color="auto" w:fill="FFFFFF"/>
        </w:rPr>
        <w:t>c</w:t>
      </w:r>
      <w:r w:rsidRPr="00FA6585">
        <w:rPr>
          <w:rFonts w:ascii="Arial" w:hAnsi="Arial" w:cs="Arial"/>
          <w:b/>
          <w:sz w:val="30"/>
          <w:szCs w:val="30"/>
          <w:shd w:val="clear" w:color="auto" w:fill="FFFFFF"/>
        </w:rPr>
        <w:t xml:space="preserve">aixa: </w:t>
      </w:r>
      <w:r w:rsidR="00C20946">
        <w:rPr>
          <w:rFonts w:ascii="Arial" w:hAnsi="Arial" w:cs="Arial"/>
          <w:sz w:val="30"/>
          <w:szCs w:val="30"/>
          <w:shd w:val="clear" w:color="auto" w:fill="FFFFFF"/>
        </w:rPr>
        <w:t>a</w:t>
      </w:r>
      <w:r w:rsidR="005E29FE">
        <w:rPr>
          <w:rFonts w:ascii="Arial" w:hAnsi="Arial" w:cs="Arial"/>
          <w:sz w:val="30"/>
          <w:szCs w:val="30"/>
          <w:shd w:val="clear" w:color="auto" w:fill="FFFFFF"/>
        </w:rPr>
        <w:t>pós o</w:t>
      </w:r>
      <w:r w:rsidR="00B50120">
        <w:rPr>
          <w:rFonts w:ascii="Arial" w:hAnsi="Arial" w:cs="Arial"/>
          <w:sz w:val="30"/>
          <w:szCs w:val="30"/>
          <w:shd w:val="clear" w:color="auto" w:fill="FFFFFF"/>
        </w:rPr>
        <w:t xml:space="preserve"> </w:t>
      </w:r>
      <w:r w:rsidR="00624903">
        <w:rPr>
          <w:rFonts w:ascii="Arial" w:hAnsi="Arial" w:cs="Arial"/>
          <w:sz w:val="30"/>
          <w:szCs w:val="30"/>
          <w:shd w:val="clear" w:color="auto" w:fill="FFFFFF"/>
        </w:rPr>
        <w:t>Habite-se</w:t>
      </w:r>
      <w:r w:rsidR="00B50120">
        <w:rPr>
          <w:rFonts w:ascii="Arial" w:hAnsi="Arial" w:cs="Arial"/>
          <w:sz w:val="30"/>
          <w:szCs w:val="30"/>
          <w:shd w:val="clear" w:color="auto" w:fill="FFFFFF"/>
        </w:rPr>
        <w:t>, é feito o repasse do</w:t>
      </w:r>
      <w:r w:rsidR="005E29FE">
        <w:rPr>
          <w:rFonts w:ascii="Arial" w:hAnsi="Arial" w:cs="Arial"/>
          <w:sz w:val="30"/>
          <w:szCs w:val="30"/>
          <w:shd w:val="clear" w:color="auto" w:fill="FFFFFF"/>
        </w:rPr>
        <w:t xml:space="preserve"> financiamento, quando as incorporadoras, dependendo do caso, recebem a maior parte do preço de venda. A </w:t>
      </w:r>
      <w:r w:rsidRPr="005E29FE">
        <w:rPr>
          <w:rFonts w:ascii="Arial" w:hAnsi="Arial" w:cs="Arial"/>
          <w:sz w:val="30"/>
          <w:szCs w:val="30"/>
          <w:shd w:val="clear" w:color="auto" w:fill="FFFFFF"/>
        </w:rPr>
        <w:t>postergação do recebimento das parcelas oriundas dos repasses bancários atinge diretamente o fluxo de caixa, deixando capital de giro indisponível e afetando o desempenho da</w:t>
      </w:r>
      <w:r w:rsidR="002137D9" w:rsidRPr="005E29FE">
        <w:rPr>
          <w:rFonts w:ascii="Arial" w:hAnsi="Arial" w:cs="Arial"/>
          <w:sz w:val="30"/>
          <w:szCs w:val="30"/>
          <w:shd w:val="clear" w:color="auto" w:fill="FFFFFF"/>
        </w:rPr>
        <w:t>s</w:t>
      </w:r>
      <w:r w:rsidRPr="005E29FE">
        <w:rPr>
          <w:rFonts w:ascii="Arial" w:hAnsi="Arial" w:cs="Arial"/>
          <w:sz w:val="30"/>
          <w:szCs w:val="30"/>
          <w:shd w:val="clear" w:color="auto" w:fill="FFFFFF"/>
        </w:rPr>
        <w:t xml:space="preserve"> empresa</w:t>
      </w:r>
      <w:r w:rsidR="002137D9" w:rsidRPr="005E29FE">
        <w:rPr>
          <w:rFonts w:ascii="Arial" w:hAnsi="Arial" w:cs="Arial"/>
          <w:sz w:val="30"/>
          <w:szCs w:val="30"/>
          <w:shd w:val="clear" w:color="auto" w:fill="FFFFFF"/>
        </w:rPr>
        <w:t>s</w:t>
      </w:r>
      <w:r w:rsidR="00C20946">
        <w:rPr>
          <w:rFonts w:ascii="Arial" w:hAnsi="Arial" w:cs="Arial"/>
          <w:sz w:val="30"/>
          <w:szCs w:val="30"/>
          <w:shd w:val="clear" w:color="auto" w:fill="FFFFFF"/>
        </w:rPr>
        <w:t>;</w:t>
      </w:r>
    </w:p>
    <w:p w14:paraId="4C4192A6" w14:textId="77777777" w:rsidR="007F3C6E" w:rsidRDefault="002C5512">
      <w:pPr>
        <w:pStyle w:val="PargrafodaLista"/>
        <w:numPr>
          <w:ilvl w:val="0"/>
          <w:numId w:val="2"/>
        </w:numPr>
        <w:spacing w:line="276" w:lineRule="auto"/>
        <w:ind w:left="1418" w:hanging="708"/>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00C20946">
        <w:rPr>
          <w:rFonts w:ascii="Arial" w:hAnsi="Arial" w:cs="Arial"/>
          <w:sz w:val="30"/>
          <w:szCs w:val="30"/>
          <w:shd w:val="clear" w:color="auto" w:fill="FFFFFF"/>
        </w:rPr>
        <w:t>a</w:t>
      </w:r>
      <w:r w:rsidRPr="00FA6585">
        <w:rPr>
          <w:rFonts w:ascii="Arial" w:hAnsi="Arial" w:cs="Arial"/>
          <w:sz w:val="30"/>
          <w:szCs w:val="30"/>
          <w:shd w:val="clear" w:color="auto" w:fill="FFFFFF"/>
        </w:rPr>
        <w:t xml:space="preserve"> falta de geração de novos negócios se agrava devido à indisponibilidade das equipes com</w:t>
      </w:r>
      <w:r w:rsidR="002137D9">
        <w:rPr>
          <w:rFonts w:ascii="Arial" w:hAnsi="Arial" w:cs="Arial"/>
          <w:sz w:val="30"/>
          <w:szCs w:val="30"/>
          <w:shd w:val="clear" w:color="auto" w:fill="FFFFFF"/>
        </w:rPr>
        <w:t>prometidas com empreendimentos</w:t>
      </w:r>
      <w:r w:rsidRPr="00FA6585">
        <w:rPr>
          <w:rFonts w:ascii="Arial" w:hAnsi="Arial" w:cs="Arial"/>
          <w:sz w:val="30"/>
          <w:szCs w:val="30"/>
          <w:shd w:val="clear" w:color="auto" w:fill="FFFFFF"/>
        </w:rPr>
        <w:t xml:space="preserve"> não concluídos</w:t>
      </w:r>
      <w:r w:rsidR="00C20946">
        <w:rPr>
          <w:rFonts w:ascii="Arial" w:hAnsi="Arial" w:cs="Arial"/>
          <w:sz w:val="30"/>
          <w:szCs w:val="30"/>
          <w:shd w:val="clear" w:color="auto" w:fill="FFFFFF"/>
        </w:rPr>
        <w:t>;</w:t>
      </w:r>
    </w:p>
    <w:p w14:paraId="0AA3DA2D" w14:textId="77777777" w:rsidR="007F3C6E" w:rsidRDefault="002C5512">
      <w:pPr>
        <w:pStyle w:val="PargrafodaLista"/>
        <w:numPr>
          <w:ilvl w:val="0"/>
          <w:numId w:val="2"/>
        </w:numPr>
        <w:spacing w:line="276" w:lineRule="auto"/>
        <w:ind w:left="1418" w:hanging="708"/>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00C20946">
        <w:rPr>
          <w:rFonts w:ascii="Arial" w:hAnsi="Arial" w:cs="Arial"/>
          <w:sz w:val="30"/>
          <w:szCs w:val="30"/>
          <w:shd w:val="clear" w:color="auto" w:fill="FFFFFF"/>
        </w:rPr>
        <w:t>q</w:t>
      </w:r>
      <w:r w:rsidR="002137D9">
        <w:rPr>
          <w:rFonts w:ascii="Arial" w:hAnsi="Arial" w:cs="Arial"/>
          <w:sz w:val="30"/>
          <w:szCs w:val="30"/>
          <w:shd w:val="clear" w:color="auto" w:fill="FFFFFF"/>
        </w:rPr>
        <w:t>uando não cumpr</w:t>
      </w:r>
      <w:r w:rsidR="00C20946">
        <w:rPr>
          <w:rFonts w:ascii="Arial" w:hAnsi="Arial" w:cs="Arial"/>
          <w:sz w:val="30"/>
          <w:szCs w:val="30"/>
          <w:shd w:val="clear" w:color="auto" w:fill="FFFFFF"/>
        </w:rPr>
        <w:t>e</w:t>
      </w:r>
      <w:r w:rsidR="002137D9">
        <w:rPr>
          <w:rFonts w:ascii="Arial" w:hAnsi="Arial" w:cs="Arial"/>
          <w:sz w:val="30"/>
          <w:szCs w:val="30"/>
          <w:shd w:val="clear" w:color="auto" w:fill="FFFFFF"/>
        </w:rPr>
        <w:t xml:space="preserve"> seus compromissos, a</w:t>
      </w:r>
      <w:r w:rsidRPr="00FA6585">
        <w:rPr>
          <w:rFonts w:ascii="Arial" w:hAnsi="Arial" w:cs="Arial"/>
          <w:sz w:val="30"/>
          <w:szCs w:val="30"/>
          <w:shd w:val="clear" w:color="auto" w:fill="FFFFFF"/>
        </w:rPr>
        <w:t xml:space="preserve"> imagem </w:t>
      </w:r>
      <w:r w:rsidR="002137D9">
        <w:rPr>
          <w:rFonts w:ascii="Arial" w:hAnsi="Arial" w:cs="Arial"/>
          <w:sz w:val="30"/>
          <w:szCs w:val="30"/>
          <w:shd w:val="clear" w:color="auto" w:fill="FFFFFF"/>
        </w:rPr>
        <w:t xml:space="preserve">do segmento </w:t>
      </w:r>
      <w:r w:rsidR="00C20946">
        <w:rPr>
          <w:rFonts w:ascii="Arial" w:hAnsi="Arial" w:cs="Arial"/>
          <w:sz w:val="30"/>
          <w:szCs w:val="30"/>
          <w:shd w:val="clear" w:color="auto" w:fill="FFFFFF"/>
        </w:rPr>
        <w:t xml:space="preserve">é </w:t>
      </w:r>
      <w:r w:rsidRPr="00FA6585">
        <w:rPr>
          <w:rFonts w:ascii="Arial" w:hAnsi="Arial" w:cs="Arial"/>
          <w:sz w:val="30"/>
          <w:szCs w:val="30"/>
          <w:shd w:val="clear" w:color="auto" w:fill="FFFFFF"/>
        </w:rPr>
        <w:t>comprometida perante os consumidores, colocando em risco a confia</w:t>
      </w:r>
      <w:r w:rsidR="002137D9">
        <w:rPr>
          <w:rFonts w:ascii="Arial" w:hAnsi="Arial" w:cs="Arial"/>
          <w:sz w:val="30"/>
          <w:szCs w:val="30"/>
          <w:shd w:val="clear" w:color="auto" w:fill="FFFFFF"/>
        </w:rPr>
        <w:t xml:space="preserve">nça dos clientes para </w:t>
      </w:r>
      <w:r w:rsidRPr="00FA6585">
        <w:rPr>
          <w:rFonts w:ascii="Arial" w:hAnsi="Arial" w:cs="Arial"/>
          <w:sz w:val="30"/>
          <w:szCs w:val="30"/>
          <w:shd w:val="clear" w:color="auto" w:fill="FFFFFF"/>
        </w:rPr>
        <w:t xml:space="preserve">futuras </w:t>
      </w:r>
      <w:r w:rsidR="002137D9">
        <w:rPr>
          <w:rFonts w:ascii="Arial" w:hAnsi="Arial" w:cs="Arial"/>
          <w:sz w:val="30"/>
          <w:szCs w:val="30"/>
          <w:shd w:val="clear" w:color="auto" w:fill="FFFFFF"/>
        </w:rPr>
        <w:t>aquisições;</w:t>
      </w:r>
    </w:p>
    <w:p w14:paraId="4AF5AB17" w14:textId="77777777" w:rsidR="007F3C6E" w:rsidRDefault="002C5512">
      <w:pPr>
        <w:pStyle w:val="PargrafodaLista"/>
        <w:numPr>
          <w:ilvl w:val="0"/>
          <w:numId w:val="2"/>
        </w:numPr>
        <w:spacing w:line="276" w:lineRule="auto"/>
        <w:ind w:left="1418" w:hanging="708"/>
        <w:contextualSpacing/>
        <w:jc w:val="both"/>
        <w:rPr>
          <w:rFonts w:ascii="Arial" w:hAnsi="Arial" w:cs="Arial"/>
          <w:b/>
          <w:sz w:val="30"/>
          <w:szCs w:val="30"/>
          <w:shd w:val="clear" w:color="auto" w:fill="FFFFFF"/>
        </w:rPr>
      </w:pPr>
      <w:r w:rsidRPr="00C20946">
        <w:rPr>
          <w:rFonts w:ascii="Arial" w:hAnsi="Arial" w:cs="Arial"/>
          <w:b/>
          <w:sz w:val="30"/>
          <w:szCs w:val="30"/>
          <w:shd w:val="clear" w:color="auto" w:fill="FFFFFF"/>
        </w:rPr>
        <w:t xml:space="preserve">Perda de clientes e devolução de parcelas: </w:t>
      </w:r>
      <w:r w:rsidR="00605D67" w:rsidRPr="00605D67">
        <w:rPr>
          <w:rFonts w:ascii="Arial" w:hAnsi="Arial" w:cs="Arial"/>
          <w:sz w:val="30"/>
          <w:szCs w:val="30"/>
          <w:shd w:val="clear" w:color="auto" w:fill="FFFFFF"/>
        </w:rPr>
        <w:t>o</w:t>
      </w:r>
      <w:r w:rsidRPr="00C20946">
        <w:rPr>
          <w:rFonts w:ascii="Arial" w:hAnsi="Arial" w:cs="Arial"/>
          <w:sz w:val="30"/>
          <w:szCs w:val="30"/>
          <w:shd w:val="clear" w:color="auto" w:fill="FFFFFF"/>
        </w:rPr>
        <w:t xml:space="preserve"> atraso na obra gera clientes insatisfeitos, que podem ingressar com ações judiciais solicitando a rescisão contratual e a devolução de valores pagos, independ</w:t>
      </w:r>
      <w:r w:rsidRPr="009B2647">
        <w:rPr>
          <w:rFonts w:ascii="Arial" w:hAnsi="Arial" w:cs="Arial"/>
          <w:sz w:val="30"/>
          <w:szCs w:val="30"/>
          <w:shd w:val="clear" w:color="auto" w:fill="FFFFFF"/>
        </w:rPr>
        <w:t>e</w:t>
      </w:r>
      <w:r w:rsidRPr="00FA6585">
        <w:rPr>
          <w:rFonts w:ascii="Arial" w:hAnsi="Arial" w:cs="Arial"/>
          <w:sz w:val="30"/>
          <w:szCs w:val="30"/>
          <w:shd w:val="clear" w:color="auto" w:fill="FFFFFF"/>
        </w:rPr>
        <w:t>ntemente dos prejuízos assumidos até então pela incorporadora.</w:t>
      </w:r>
    </w:p>
    <w:p w14:paraId="4DB17AC7" w14:textId="77777777" w:rsidR="007F3C6E" w:rsidRDefault="007F3C6E">
      <w:pPr>
        <w:pStyle w:val="PargrafodaLista"/>
        <w:ind w:left="0"/>
        <w:jc w:val="both"/>
        <w:rPr>
          <w:rFonts w:ascii="Arial" w:hAnsi="Arial" w:cs="Arial"/>
          <w:b/>
          <w:sz w:val="30"/>
          <w:szCs w:val="30"/>
          <w:shd w:val="clear" w:color="auto" w:fill="FFFFFF"/>
        </w:rPr>
      </w:pPr>
    </w:p>
    <w:p w14:paraId="2CC013F0" w14:textId="77777777" w:rsidR="007F3C6E" w:rsidRDefault="007F3C6E">
      <w:pPr>
        <w:spacing w:line="276" w:lineRule="auto"/>
        <w:contextualSpacing/>
        <w:jc w:val="both"/>
        <w:rPr>
          <w:rFonts w:ascii="Arial" w:hAnsi="Arial" w:cs="Arial"/>
          <w:b/>
          <w:sz w:val="30"/>
          <w:szCs w:val="30"/>
          <w:shd w:val="clear" w:color="auto" w:fill="FFFFFF"/>
        </w:rPr>
      </w:pPr>
    </w:p>
    <w:p w14:paraId="5FC9AA63" w14:textId="77777777" w:rsidR="007F3C6E" w:rsidDel="00B83514" w:rsidRDefault="002C5512">
      <w:pPr>
        <w:spacing w:after="0" w:line="360" w:lineRule="auto"/>
        <w:jc w:val="both"/>
        <w:rPr>
          <w:del w:id="1055" w:author="Fabio B" w:date="2015-03-10T11:48:00Z"/>
          <w:rFonts w:ascii="Arial" w:hAnsi="Arial" w:cs="Arial"/>
          <w:b/>
          <w:sz w:val="30"/>
          <w:szCs w:val="30"/>
          <w:shd w:val="clear" w:color="auto" w:fill="FFFFFF"/>
        </w:rPr>
      </w:pPr>
      <w:del w:id="1056" w:author="Fabio B" w:date="2015-03-10T11:48:00Z">
        <w:r w:rsidRPr="00FA6585" w:rsidDel="00B83514">
          <w:rPr>
            <w:rFonts w:ascii="Arial" w:hAnsi="Arial" w:cs="Arial"/>
            <w:b/>
            <w:sz w:val="30"/>
            <w:szCs w:val="30"/>
            <w:shd w:val="clear" w:color="auto" w:fill="FFFFFF"/>
          </w:rPr>
          <w:delText xml:space="preserve">Quais as consequências dos atrasos de obras para os clientes? </w:delText>
        </w:r>
      </w:del>
    </w:p>
    <w:p w14:paraId="569A8DC0" w14:textId="77777777" w:rsidR="007F3C6E" w:rsidDel="00B83514" w:rsidRDefault="002C5512">
      <w:pPr>
        <w:spacing w:after="0" w:line="276" w:lineRule="auto"/>
        <w:jc w:val="both"/>
        <w:rPr>
          <w:del w:id="1057" w:author="Fabio B" w:date="2015-03-10T11:48:00Z"/>
          <w:rFonts w:ascii="Arial" w:hAnsi="Arial" w:cs="Arial"/>
          <w:sz w:val="30"/>
          <w:szCs w:val="30"/>
          <w:shd w:val="clear" w:color="auto" w:fill="FFFFFF"/>
        </w:rPr>
      </w:pPr>
      <w:del w:id="1058" w:author="Fabio B" w:date="2015-03-10T11:48:00Z">
        <w:r w:rsidRPr="00FA6585" w:rsidDel="00B83514">
          <w:rPr>
            <w:rFonts w:ascii="Arial" w:hAnsi="Arial" w:cs="Arial"/>
            <w:sz w:val="30"/>
            <w:szCs w:val="30"/>
            <w:shd w:val="clear" w:color="auto" w:fill="FFFFFF"/>
          </w:rPr>
          <w:delText>Os p</w:delText>
        </w:r>
        <w:r w:rsidR="00731BB5" w:rsidDel="00B83514">
          <w:rPr>
            <w:rFonts w:ascii="Arial" w:hAnsi="Arial" w:cs="Arial"/>
            <w:sz w:val="30"/>
            <w:szCs w:val="30"/>
            <w:shd w:val="clear" w:color="auto" w:fill="FFFFFF"/>
          </w:rPr>
          <w:delText xml:space="preserve">roblemas para os clientes </w:delText>
        </w:r>
        <w:r w:rsidRPr="00FA6585" w:rsidDel="00B83514">
          <w:rPr>
            <w:rFonts w:ascii="Arial" w:hAnsi="Arial" w:cs="Arial"/>
            <w:sz w:val="30"/>
            <w:szCs w:val="30"/>
            <w:shd w:val="clear" w:color="auto" w:fill="FFFFFF"/>
          </w:rPr>
          <w:delText xml:space="preserve">são inúmeros. No caso </w:delText>
        </w:r>
        <w:r w:rsidR="002137D9" w:rsidDel="00B83514">
          <w:rPr>
            <w:rFonts w:ascii="Arial" w:hAnsi="Arial" w:cs="Arial"/>
            <w:sz w:val="30"/>
            <w:szCs w:val="30"/>
            <w:shd w:val="clear" w:color="auto" w:fill="FFFFFF"/>
          </w:rPr>
          <w:delText>da compra de um imóvel no lançamento ou em construção</w:delText>
        </w:r>
        <w:r w:rsidRPr="00FA6585" w:rsidDel="00B83514">
          <w:rPr>
            <w:rFonts w:ascii="Arial" w:hAnsi="Arial" w:cs="Arial"/>
            <w:sz w:val="30"/>
            <w:szCs w:val="30"/>
            <w:shd w:val="clear" w:color="auto" w:fill="FFFFFF"/>
          </w:rPr>
          <w:delText>, é comu</w:delText>
        </w:r>
        <w:r w:rsidR="002137D9" w:rsidDel="00B83514">
          <w:rPr>
            <w:rFonts w:ascii="Arial" w:hAnsi="Arial" w:cs="Arial"/>
            <w:sz w:val="30"/>
            <w:szCs w:val="30"/>
            <w:shd w:val="clear" w:color="auto" w:fill="FFFFFF"/>
          </w:rPr>
          <w:delText>m que o cliente programe mudanças importantes em</w:delText>
        </w:r>
        <w:r w:rsidRPr="00FA6585" w:rsidDel="00B83514">
          <w:rPr>
            <w:rFonts w:ascii="Arial" w:hAnsi="Arial" w:cs="Arial"/>
            <w:sz w:val="30"/>
            <w:szCs w:val="30"/>
            <w:shd w:val="clear" w:color="auto" w:fill="FFFFFF"/>
          </w:rPr>
          <w:delText xml:space="preserve"> sua vida com base na data prevista para o recebimento do imóvel. Quando esta data não é cumprida, a interferência nos planos é </w:delText>
        </w:r>
        <w:r w:rsidR="002137D9" w:rsidDel="00B83514">
          <w:rPr>
            <w:rFonts w:ascii="Arial" w:hAnsi="Arial" w:cs="Arial"/>
            <w:sz w:val="30"/>
            <w:szCs w:val="30"/>
            <w:shd w:val="clear" w:color="auto" w:fill="FFFFFF"/>
          </w:rPr>
          <w:delText>direta.</w:delText>
        </w:r>
        <w:r w:rsidRPr="00FA6585" w:rsidDel="00B83514">
          <w:rPr>
            <w:rFonts w:ascii="Arial" w:hAnsi="Arial" w:cs="Arial"/>
            <w:sz w:val="30"/>
            <w:szCs w:val="30"/>
            <w:shd w:val="clear" w:color="auto" w:fill="FFFFFF"/>
          </w:rPr>
          <w:delText xml:space="preserve"> </w:delText>
        </w:r>
      </w:del>
    </w:p>
    <w:p w14:paraId="023CED46" w14:textId="77777777" w:rsidR="007F3C6E" w:rsidDel="00B83514" w:rsidRDefault="007F3C6E">
      <w:pPr>
        <w:spacing w:after="0" w:line="276" w:lineRule="auto"/>
        <w:jc w:val="both"/>
        <w:rPr>
          <w:del w:id="1059" w:author="Fabio B" w:date="2015-03-10T11:48:00Z"/>
          <w:rFonts w:ascii="Arial" w:hAnsi="Arial" w:cs="Arial"/>
          <w:sz w:val="30"/>
          <w:szCs w:val="30"/>
          <w:shd w:val="clear" w:color="auto" w:fill="FFFFFF"/>
        </w:rPr>
      </w:pPr>
    </w:p>
    <w:p w14:paraId="766746D5" w14:textId="77777777" w:rsidR="007F3C6E" w:rsidRDefault="00C92783">
      <w:pPr>
        <w:spacing w:after="0"/>
        <w:jc w:val="both"/>
        <w:rPr>
          <w:rFonts w:ascii="Arial" w:hAnsi="Arial" w:cs="Arial"/>
          <w:b/>
          <w:sz w:val="30"/>
          <w:szCs w:val="30"/>
        </w:rPr>
      </w:pPr>
      <w:r w:rsidRPr="00FA6585">
        <w:rPr>
          <w:rFonts w:ascii="Arial" w:hAnsi="Arial" w:cs="Arial"/>
          <w:b/>
          <w:sz w:val="30"/>
          <w:szCs w:val="30"/>
        </w:rPr>
        <w:t>Quando uma obra pode ser considerada concluída?</w:t>
      </w:r>
    </w:p>
    <w:p w14:paraId="73154041" w14:textId="77777777" w:rsidR="007F3C6E" w:rsidRDefault="00C92783">
      <w:pPr>
        <w:spacing w:after="0"/>
        <w:jc w:val="both"/>
        <w:rPr>
          <w:rFonts w:ascii="Arial" w:hAnsi="Arial" w:cs="Arial"/>
          <w:sz w:val="30"/>
          <w:szCs w:val="30"/>
        </w:rPr>
      </w:pPr>
      <w:r w:rsidRPr="00FA6585">
        <w:rPr>
          <w:rFonts w:ascii="Arial" w:hAnsi="Arial" w:cs="Arial"/>
          <w:sz w:val="30"/>
          <w:szCs w:val="30"/>
        </w:rPr>
        <w:t>A conclusão da construção de casas, edifícios residenciais ou comerciais se</w:t>
      </w:r>
      <w:r w:rsidR="00BF074A">
        <w:rPr>
          <w:rFonts w:ascii="Arial" w:hAnsi="Arial" w:cs="Arial"/>
          <w:sz w:val="30"/>
          <w:szCs w:val="30"/>
        </w:rPr>
        <w:t xml:space="preserve"> dá com a obtenção do Habite-se,</w:t>
      </w:r>
      <w:r w:rsidRPr="00FA6585">
        <w:rPr>
          <w:rFonts w:ascii="Arial" w:hAnsi="Arial" w:cs="Arial"/>
          <w:sz w:val="30"/>
          <w:szCs w:val="30"/>
        </w:rPr>
        <w:t xml:space="preserve"> </w:t>
      </w:r>
      <w:r w:rsidR="00BF074A">
        <w:rPr>
          <w:rFonts w:ascii="Arial" w:hAnsi="Arial" w:cs="Arial"/>
          <w:sz w:val="30"/>
          <w:szCs w:val="30"/>
        </w:rPr>
        <w:t xml:space="preserve">emitido </w:t>
      </w:r>
      <w:r w:rsidRPr="00FA6585">
        <w:rPr>
          <w:rFonts w:ascii="Arial" w:hAnsi="Arial" w:cs="Arial"/>
          <w:sz w:val="30"/>
          <w:szCs w:val="30"/>
        </w:rPr>
        <w:t>após vistorias pelos órgãos competentes.</w:t>
      </w:r>
    </w:p>
    <w:p w14:paraId="114EFD85" w14:textId="77777777" w:rsidR="007F3C6E" w:rsidRDefault="007F3C6E">
      <w:pPr>
        <w:spacing w:after="0"/>
        <w:jc w:val="both"/>
        <w:rPr>
          <w:rFonts w:ascii="Arial" w:hAnsi="Arial" w:cs="Arial"/>
          <w:sz w:val="30"/>
          <w:szCs w:val="30"/>
        </w:rPr>
      </w:pPr>
    </w:p>
    <w:p w14:paraId="1E608D31" w14:textId="77777777" w:rsidR="007F3C6E" w:rsidRDefault="00873AC4">
      <w:pPr>
        <w:spacing w:after="0"/>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14:paraId="79155B47" w14:textId="77777777" w:rsidR="007F3C6E" w:rsidRDefault="003F59FC">
      <w:pPr>
        <w:spacing w:after="0"/>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14:paraId="435BA1C3" w14:textId="77777777" w:rsidR="007F3C6E" w:rsidRDefault="007F3C6E">
      <w:pPr>
        <w:spacing w:after="0"/>
        <w:jc w:val="both"/>
        <w:rPr>
          <w:rFonts w:ascii="Arial" w:hAnsi="Arial" w:cs="Arial"/>
          <w:sz w:val="30"/>
          <w:szCs w:val="30"/>
        </w:rPr>
      </w:pPr>
    </w:p>
    <w:p w14:paraId="2D599021" w14:textId="77777777" w:rsidR="007F3C6E" w:rsidRDefault="003F59FC">
      <w:pPr>
        <w:spacing w:after="0"/>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14:paraId="5FFB171B" w14:textId="77777777" w:rsidR="007F3C6E" w:rsidRDefault="007F3C6E">
      <w:pPr>
        <w:spacing w:after="0"/>
        <w:jc w:val="both"/>
        <w:rPr>
          <w:rFonts w:ascii="Arial" w:hAnsi="Arial" w:cs="Arial"/>
          <w:sz w:val="30"/>
          <w:szCs w:val="30"/>
        </w:rPr>
      </w:pPr>
    </w:p>
    <w:p w14:paraId="3EB24DD6" w14:textId="77777777" w:rsidR="007F3C6E" w:rsidRDefault="00B83514">
      <w:pPr>
        <w:spacing w:after="0"/>
        <w:jc w:val="both"/>
        <w:rPr>
          <w:rFonts w:ascii="Arial" w:hAnsi="Arial" w:cs="Arial"/>
          <w:sz w:val="30"/>
          <w:szCs w:val="30"/>
        </w:rPr>
      </w:pPr>
      <w:ins w:id="1060" w:author="Fabio B" w:date="2015-03-10T11:49:00Z">
        <w:r>
          <w:rPr>
            <w:rFonts w:ascii="Arial" w:hAnsi="Arial" w:cs="Arial"/>
            <w:sz w:val="30"/>
            <w:szCs w:val="30"/>
          </w:rPr>
          <w:t>Alguns itens que devem ser observados:</w:t>
        </w:r>
      </w:ins>
      <w:del w:id="1061" w:author="Fabio B" w:date="2015-03-10T11:49:00Z">
        <w:r w:rsidR="003F59FC" w:rsidRPr="00FA6585" w:rsidDel="00B83514">
          <w:rPr>
            <w:rFonts w:ascii="Arial" w:hAnsi="Arial" w:cs="Arial"/>
            <w:sz w:val="30"/>
            <w:szCs w:val="30"/>
          </w:rPr>
          <w:delText>As principais preocupações devem ser com os seguintes i</w:delText>
        </w:r>
      </w:del>
      <w:del w:id="1062" w:author="Fabio B" w:date="2015-03-10T11:50:00Z">
        <w:r w:rsidR="003F59FC" w:rsidRPr="00FA6585" w:rsidDel="00B83514">
          <w:rPr>
            <w:rFonts w:ascii="Arial" w:hAnsi="Arial" w:cs="Arial"/>
            <w:sz w:val="30"/>
            <w:szCs w:val="30"/>
          </w:rPr>
          <w:delText>tens:</w:delText>
        </w:r>
      </w:del>
    </w:p>
    <w:p w14:paraId="5960DB37" w14:textId="77777777" w:rsidR="007F3C6E" w:rsidRDefault="007F3C6E">
      <w:pPr>
        <w:spacing w:after="0"/>
        <w:jc w:val="both"/>
        <w:rPr>
          <w:rFonts w:ascii="Arial" w:hAnsi="Arial" w:cs="Arial"/>
          <w:sz w:val="30"/>
          <w:szCs w:val="30"/>
        </w:rPr>
      </w:pPr>
    </w:p>
    <w:p w14:paraId="73C6A9F7" w14:textId="77777777" w:rsidR="007F3C6E" w:rsidRDefault="003F59FC">
      <w:pPr>
        <w:pStyle w:val="PargrafodaLista"/>
        <w:numPr>
          <w:ilvl w:val="0"/>
          <w:numId w:val="9"/>
        </w:numPr>
        <w:ind w:left="0" w:firstLine="0"/>
        <w:jc w:val="both"/>
        <w:rPr>
          <w:rFonts w:ascii="Arial" w:hAnsi="Arial" w:cs="Arial"/>
          <w:sz w:val="30"/>
          <w:szCs w:val="30"/>
        </w:rPr>
      </w:pPr>
      <w:r w:rsidRPr="00FA6585">
        <w:rPr>
          <w:rFonts w:ascii="Arial" w:hAnsi="Arial" w:cs="Arial"/>
          <w:b/>
          <w:sz w:val="30"/>
          <w:szCs w:val="30"/>
        </w:rPr>
        <w:t xml:space="preserve">Instalações </w:t>
      </w:r>
      <w:r w:rsidR="009B2647">
        <w:rPr>
          <w:rFonts w:ascii="Arial" w:hAnsi="Arial" w:cs="Arial"/>
          <w:b/>
          <w:sz w:val="30"/>
          <w:szCs w:val="30"/>
        </w:rPr>
        <w:t>h</w:t>
      </w:r>
      <w:r w:rsidRPr="00FA6585">
        <w:rPr>
          <w:rFonts w:ascii="Arial" w:hAnsi="Arial" w:cs="Arial"/>
          <w:b/>
          <w:sz w:val="30"/>
          <w:szCs w:val="30"/>
        </w:rPr>
        <w:t>idráulicas</w:t>
      </w:r>
      <w:r w:rsidRPr="00FA6585">
        <w:rPr>
          <w:rFonts w:ascii="Arial" w:hAnsi="Arial" w:cs="Arial"/>
          <w:sz w:val="30"/>
          <w:szCs w:val="30"/>
        </w:rPr>
        <w:t>: verificar se não há vazamentos e se o caimento dos ralos está correto</w:t>
      </w:r>
      <w:r w:rsidR="009B2647">
        <w:rPr>
          <w:rFonts w:ascii="Arial" w:hAnsi="Arial" w:cs="Arial"/>
          <w:sz w:val="30"/>
          <w:szCs w:val="30"/>
        </w:rPr>
        <w:t>;</w:t>
      </w:r>
    </w:p>
    <w:p w14:paraId="27735288" w14:textId="77777777" w:rsidR="007F3C6E" w:rsidRDefault="003F59FC">
      <w:pPr>
        <w:pStyle w:val="PargrafodaLista"/>
        <w:numPr>
          <w:ilvl w:val="0"/>
          <w:numId w:val="9"/>
        </w:numPr>
        <w:ind w:left="0" w:firstLine="0"/>
        <w:jc w:val="both"/>
        <w:rPr>
          <w:rFonts w:ascii="Arial" w:hAnsi="Arial" w:cs="Arial"/>
          <w:sz w:val="30"/>
          <w:szCs w:val="30"/>
        </w:rPr>
      </w:pPr>
      <w:r w:rsidRPr="00FA6585">
        <w:rPr>
          <w:rFonts w:ascii="Arial" w:hAnsi="Arial" w:cs="Arial"/>
          <w:b/>
          <w:sz w:val="30"/>
          <w:szCs w:val="30"/>
        </w:rPr>
        <w:t xml:space="preserve">Instalações </w:t>
      </w:r>
      <w:r w:rsidR="009B2647">
        <w:rPr>
          <w:rFonts w:ascii="Arial" w:hAnsi="Arial" w:cs="Arial"/>
          <w:b/>
          <w:sz w:val="30"/>
          <w:szCs w:val="30"/>
        </w:rPr>
        <w:t>e</w:t>
      </w:r>
      <w:r w:rsidRPr="00FA6585">
        <w:rPr>
          <w:rFonts w:ascii="Arial" w:hAnsi="Arial" w:cs="Arial"/>
          <w:b/>
          <w:sz w:val="30"/>
          <w:szCs w:val="30"/>
        </w:rPr>
        <w:t>létricas</w:t>
      </w:r>
      <w:r w:rsidRPr="00FA6585">
        <w:rPr>
          <w:rFonts w:ascii="Arial" w:hAnsi="Arial" w:cs="Arial"/>
          <w:sz w:val="30"/>
          <w:szCs w:val="30"/>
        </w:rPr>
        <w:t>: verificar o funcionamento de tomadas e interruptores. Verificar pontos de telefones, interfone e antena de TV. Examinar o lacre do Quadro de Luz e os disjuntores</w:t>
      </w:r>
      <w:r w:rsidR="009B2647">
        <w:rPr>
          <w:rFonts w:ascii="Arial" w:hAnsi="Arial" w:cs="Arial"/>
          <w:sz w:val="30"/>
          <w:szCs w:val="30"/>
        </w:rPr>
        <w:t>;</w:t>
      </w:r>
    </w:p>
    <w:p w14:paraId="0E31F12B" w14:textId="77777777" w:rsidR="007F3C6E" w:rsidRDefault="003F59FC">
      <w:pPr>
        <w:pStyle w:val="PargrafodaLista"/>
        <w:numPr>
          <w:ilvl w:val="0"/>
          <w:numId w:val="9"/>
        </w:numPr>
        <w:ind w:left="0" w:firstLine="0"/>
        <w:jc w:val="both"/>
        <w:rPr>
          <w:rFonts w:ascii="Arial" w:hAnsi="Arial" w:cs="Arial"/>
          <w:sz w:val="30"/>
          <w:szCs w:val="30"/>
        </w:rPr>
      </w:pPr>
      <w:r w:rsidRPr="00FA6585">
        <w:rPr>
          <w:rFonts w:ascii="Arial" w:hAnsi="Arial" w:cs="Arial"/>
          <w:b/>
          <w:sz w:val="30"/>
          <w:szCs w:val="30"/>
        </w:rPr>
        <w:t xml:space="preserve">Pintura e </w:t>
      </w:r>
      <w:r w:rsidR="009B2647">
        <w:rPr>
          <w:rFonts w:ascii="Arial" w:hAnsi="Arial" w:cs="Arial"/>
          <w:b/>
          <w:sz w:val="30"/>
          <w:szCs w:val="30"/>
        </w:rPr>
        <w:t>a</w:t>
      </w:r>
      <w:r w:rsidRPr="00FA6585">
        <w:rPr>
          <w:rFonts w:ascii="Arial" w:hAnsi="Arial" w:cs="Arial"/>
          <w:b/>
          <w:sz w:val="30"/>
          <w:szCs w:val="30"/>
        </w:rPr>
        <w:t>cabamento</w:t>
      </w:r>
      <w:r w:rsidRPr="00FA6585">
        <w:rPr>
          <w:rFonts w:ascii="Arial" w:hAnsi="Arial" w:cs="Arial"/>
          <w:sz w:val="30"/>
          <w:szCs w:val="30"/>
        </w:rPr>
        <w:t xml:space="preserve">: </w:t>
      </w:r>
      <w:r w:rsidR="009B2647">
        <w:rPr>
          <w:rFonts w:ascii="Arial" w:hAnsi="Arial" w:cs="Arial"/>
          <w:sz w:val="30"/>
          <w:szCs w:val="30"/>
        </w:rPr>
        <w:t>v</w:t>
      </w:r>
      <w:r w:rsidRPr="00FA6585">
        <w:rPr>
          <w:rFonts w:ascii="Arial" w:hAnsi="Arial" w:cs="Arial"/>
          <w:sz w:val="30"/>
          <w:szCs w:val="30"/>
        </w:rPr>
        <w:t>erificar se não há manchas, trincas ou ondulações</w:t>
      </w:r>
      <w:r w:rsidR="009B2647">
        <w:rPr>
          <w:rFonts w:ascii="Arial" w:hAnsi="Arial" w:cs="Arial"/>
          <w:sz w:val="30"/>
          <w:szCs w:val="30"/>
        </w:rPr>
        <w:t>;</w:t>
      </w:r>
    </w:p>
    <w:p w14:paraId="2CFDB638" w14:textId="77777777" w:rsidR="007F3C6E" w:rsidRDefault="00115377">
      <w:pPr>
        <w:pStyle w:val="PargrafodaLista"/>
        <w:numPr>
          <w:ilvl w:val="0"/>
          <w:numId w:val="9"/>
        </w:numPr>
        <w:ind w:left="0" w:firstLine="0"/>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r w:rsidR="009B2647">
        <w:rPr>
          <w:rFonts w:ascii="Arial" w:hAnsi="Arial" w:cs="Arial"/>
          <w:sz w:val="30"/>
          <w:szCs w:val="30"/>
        </w:rPr>
        <w:t>;</w:t>
      </w:r>
    </w:p>
    <w:p w14:paraId="1C4453A5" w14:textId="77777777" w:rsidR="007F3C6E" w:rsidRDefault="003F59FC">
      <w:pPr>
        <w:pStyle w:val="PargrafodaLista"/>
        <w:numPr>
          <w:ilvl w:val="0"/>
          <w:numId w:val="9"/>
        </w:numPr>
        <w:ind w:left="0" w:firstLine="0"/>
        <w:jc w:val="both"/>
        <w:rPr>
          <w:rFonts w:ascii="Arial" w:hAnsi="Arial" w:cs="Arial"/>
          <w:sz w:val="30"/>
          <w:szCs w:val="30"/>
        </w:rPr>
      </w:pPr>
      <w:r w:rsidRPr="00FA6585">
        <w:rPr>
          <w:rFonts w:ascii="Arial" w:hAnsi="Arial" w:cs="Arial"/>
          <w:b/>
          <w:sz w:val="30"/>
          <w:szCs w:val="30"/>
        </w:rPr>
        <w:t xml:space="preserve">Louças, </w:t>
      </w:r>
      <w:r w:rsidR="009B2647">
        <w:rPr>
          <w:rFonts w:ascii="Arial" w:hAnsi="Arial" w:cs="Arial"/>
          <w:b/>
          <w:sz w:val="30"/>
          <w:szCs w:val="30"/>
        </w:rPr>
        <w:t>p</w:t>
      </w:r>
      <w:r w:rsidRPr="00FA6585">
        <w:rPr>
          <w:rFonts w:ascii="Arial" w:hAnsi="Arial" w:cs="Arial"/>
          <w:b/>
          <w:sz w:val="30"/>
          <w:szCs w:val="30"/>
        </w:rPr>
        <w:t xml:space="preserve">isos e </w:t>
      </w:r>
      <w:r w:rsidR="009B2647">
        <w:rPr>
          <w:rFonts w:ascii="Arial" w:hAnsi="Arial" w:cs="Arial"/>
          <w:b/>
          <w:sz w:val="30"/>
          <w:szCs w:val="30"/>
        </w:rPr>
        <w:t>m</w:t>
      </w:r>
      <w:r w:rsidRPr="00FA6585">
        <w:rPr>
          <w:rFonts w:ascii="Arial" w:hAnsi="Arial" w:cs="Arial"/>
          <w:b/>
          <w:sz w:val="30"/>
          <w:szCs w:val="30"/>
        </w:rPr>
        <w:t>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14:paraId="0449977E" w14:textId="77777777" w:rsidR="007F3C6E" w:rsidRDefault="007F3C6E">
      <w:pPr>
        <w:pStyle w:val="PargrafodaLista"/>
        <w:ind w:left="0"/>
        <w:jc w:val="both"/>
        <w:rPr>
          <w:rFonts w:ascii="Arial" w:hAnsi="Arial" w:cs="Arial"/>
          <w:sz w:val="30"/>
          <w:szCs w:val="30"/>
        </w:rPr>
      </w:pPr>
    </w:p>
    <w:p w14:paraId="1645793E" w14:textId="77777777" w:rsidR="007F3C6E" w:rsidRDefault="00115377">
      <w:pPr>
        <w:spacing w:after="0"/>
        <w:jc w:val="both"/>
        <w:rPr>
          <w:rFonts w:ascii="Arial" w:hAnsi="Arial" w:cs="Arial"/>
          <w:sz w:val="30"/>
          <w:szCs w:val="30"/>
        </w:rPr>
      </w:pPr>
      <w:r w:rsidRPr="00FA6585">
        <w:rPr>
          <w:rFonts w:ascii="Arial" w:hAnsi="Arial" w:cs="Arial"/>
          <w:b/>
          <w:sz w:val="30"/>
          <w:szCs w:val="30"/>
        </w:rPr>
        <w:t>Obs</w:t>
      </w:r>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14:paraId="02490968" w14:textId="77777777" w:rsidR="007F3C6E" w:rsidRDefault="003F59FC">
      <w:pPr>
        <w:spacing w:after="0"/>
        <w:jc w:val="both"/>
        <w:rPr>
          <w:rFonts w:ascii="Arial" w:hAnsi="Arial" w:cs="Arial"/>
          <w:sz w:val="30"/>
          <w:szCs w:val="30"/>
        </w:rPr>
      </w:pPr>
      <w:r w:rsidRPr="00FA6585">
        <w:rPr>
          <w:rFonts w:ascii="Arial" w:hAnsi="Arial" w:cs="Arial"/>
          <w:sz w:val="30"/>
          <w:szCs w:val="30"/>
        </w:rPr>
        <w:t xml:space="preserve"> </w:t>
      </w:r>
    </w:p>
    <w:p w14:paraId="46FA9201" w14:textId="77777777" w:rsidR="007F3C6E" w:rsidRDefault="007F3C6E">
      <w:pPr>
        <w:spacing w:after="0"/>
        <w:jc w:val="both"/>
        <w:rPr>
          <w:rFonts w:ascii="Arial" w:hAnsi="Arial" w:cs="Arial"/>
          <w:sz w:val="30"/>
          <w:szCs w:val="30"/>
        </w:rPr>
      </w:pPr>
    </w:p>
    <w:p w14:paraId="15C00530" w14:textId="77777777" w:rsidR="007F3C6E" w:rsidRDefault="007F3C6E">
      <w:pPr>
        <w:spacing w:after="0"/>
        <w:jc w:val="both"/>
        <w:rPr>
          <w:rFonts w:ascii="Arial" w:hAnsi="Arial" w:cs="Arial"/>
          <w:sz w:val="30"/>
          <w:szCs w:val="30"/>
        </w:rPr>
      </w:pPr>
    </w:p>
    <w:p w14:paraId="0293BE3C" w14:textId="77777777" w:rsidR="007F3C6E" w:rsidRDefault="00C92783">
      <w:pPr>
        <w:spacing w:after="0"/>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14:paraId="78F5B552" w14:textId="77777777" w:rsidR="007F3C6E" w:rsidRDefault="00C92783">
      <w:pPr>
        <w:spacing w:after="0"/>
        <w:jc w:val="both"/>
        <w:rPr>
          <w:rFonts w:ascii="Arial" w:hAnsi="Arial" w:cs="Arial"/>
          <w:sz w:val="30"/>
          <w:szCs w:val="30"/>
        </w:rPr>
      </w:pPr>
      <w:r w:rsidRPr="00FA6585">
        <w:rPr>
          <w:rFonts w:ascii="Arial" w:hAnsi="Arial" w:cs="Arial"/>
          <w:sz w:val="30"/>
          <w:szCs w:val="30"/>
        </w:rPr>
        <w:t xml:space="preserve">As despesas condominiais são despesas de custeio dos </w:t>
      </w:r>
      <w:del w:id="1063" w:author="André" w:date="2015-03-09T12:08:00Z">
        <w:r w:rsidRPr="00FA6585" w:rsidDel="004B3E82">
          <w:rPr>
            <w:rFonts w:ascii="Arial" w:hAnsi="Arial" w:cs="Arial"/>
            <w:sz w:val="30"/>
            <w:szCs w:val="30"/>
          </w:rPr>
          <w:delText>empreendimentos</w:delText>
        </w:r>
      </w:del>
      <w:ins w:id="1064" w:author="André" w:date="2015-03-09T12:08:00Z">
        <w:r w:rsidR="004B3E82">
          <w:rPr>
            <w:rFonts w:ascii="Arial" w:hAnsi="Arial" w:cs="Arial"/>
            <w:sz w:val="30"/>
            <w:szCs w:val="30"/>
          </w:rPr>
          <w:t>condomínios</w:t>
        </w:r>
      </w:ins>
      <w:r w:rsidRPr="00FA6585">
        <w:rPr>
          <w:rFonts w:ascii="Arial" w:hAnsi="Arial" w:cs="Arial"/>
          <w:sz w:val="30"/>
          <w:szCs w:val="30"/>
        </w:rPr>
        <w:t xml:space="preserve">. São de responsabilidade de seus proprietários a partir da Instalação do </w:t>
      </w:r>
      <w:del w:id="1065" w:author="André" w:date="2015-03-09T12:08:00Z">
        <w:r w:rsidRPr="00FA6585" w:rsidDel="004B3E82">
          <w:rPr>
            <w:rFonts w:ascii="Arial" w:hAnsi="Arial" w:cs="Arial"/>
            <w:sz w:val="30"/>
            <w:szCs w:val="30"/>
          </w:rPr>
          <w:delText>condomínio</w:delText>
        </w:r>
      </w:del>
      <w:ins w:id="1066" w:author="André" w:date="2015-03-09T12:08:00Z">
        <w:r w:rsidR="004B3E82">
          <w:rPr>
            <w:rFonts w:ascii="Arial" w:hAnsi="Arial" w:cs="Arial"/>
            <w:sz w:val="30"/>
            <w:szCs w:val="30"/>
          </w:rPr>
          <w:t>mesmo</w:t>
        </w:r>
      </w:ins>
      <w:r w:rsidRPr="00FA6585">
        <w:rPr>
          <w:rFonts w:ascii="Arial" w:hAnsi="Arial" w:cs="Arial"/>
          <w:sz w:val="30"/>
          <w:szCs w:val="30"/>
        </w:rPr>
        <w:t>. Devem ser rateadas de acordo com o estabelecido na Convenção de Condomínio aprovada por ocasião da Assembleia de Instalação</w:t>
      </w:r>
      <w:del w:id="1067" w:author="André" w:date="2015-03-09T12:08:00Z">
        <w:r w:rsidRPr="00FA6585" w:rsidDel="004B3E82">
          <w:rPr>
            <w:rFonts w:ascii="Arial" w:hAnsi="Arial" w:cs="Arial"/>
            <w:sz w:val="30"/>
            <w:szCs w:val="30"/>
          </w:rPr>
          <w:delText xml:space="preserve"> do mesmo</w:delText>
        </w:r>
      </w:del>
      <w:r w:rsidRPr="00FA6585">
        <w:rPr>
          <w:rFonts w:ascii="Arial" w:hAnsi="Arial" w:cs="Arial"/>
          <w:sz w:val="30"/>
          <w:szCs w:val="30"/>
        </w:rPr>
        <w:t>. Esta Assembleia deverá acontecer após a conclusão das obras e obtenção da Certidão do Habite-se.</w:t>
      </w:r>
    </w:p>
    <w:p w14:paraId="053A0D78" w14:textId="77777777" w:rsidR="007F3C6E" w:rsidRDefault="007F3C6E">
      <w:pPr>
        <w:spacing w:after="0"/>
        <w:jc w:val="both"/>
        <w:rPr>
          <w:rFonts w:ascii="Arial" w:hAnsi="Arial" w:cs="Arial"/>
          <w:sz w:val="30"/>
          <w:szCs w:val="30"/>
        </w:rPr>
      </w:pPr>
    </w:p>
    <w:p w14:paraId="1F2376C2" w14:textId="77777777" w:rsidR="007F3C6E" w:rsidRDefault="005A40E2">
      <w:pPr>
        <w:spacing w:after="0"/>
        <w:jc w:val="both"/>
        <w:rPr>
          <w:rFonts w:ascii="Arial" w:hAnsi="Arial" w:cs="Arial"/>
          <w:b/>
          <w:sz w:val="30"/>
          <w:szCs w:val="30"/>
        </w:rPr>
      </w:pPr>
      <w:r w:rsidRPr="00FA6585">
        <w:rPr>
          <w:rFonts w:ascii="Arial" w:hAnsi="Arial" w:cs="Arial"/>
          <w:b/>
          <w:sz w:val="30"/>
          <w:szCs w:val="30"/>
        </w:rPr>
        <w:t xml:space="preserve">Como avaliar os benefícios de uma obra </w:t>
      </w:r>
      <w:r w:rsidR="00436498">
        <w:rPr>
          <w:rFonts w:ascii="Arial" w:hAnsi="Arial" w:cs="Arial"/>
          <w:b/>
          <w:sz w:val="30"/>
          <w:szCs w:val="30"/>
        </w:rPr>
        <w:t>em contrapartida aos desconfortos</w:t>
      </w:r>
      <w:r w:rsidRPr="00FA6585">
        <w:rPr>
          <w:rFonts w:ascii="Arial" w:hAnsi="Arial" w:cs="Arial"/>
          <w:b/>
          <w:sz w:val="30"/>
          <w:szCs w:val="30"/>
        </w:rPr>
        <w:t xml:space="preserve"> causados a seus vizinhos?</w:t>
      </w:r>
    </w:p>
    <w:p w14:paraId="2E8FB2DD" w14:textId="77777777" w:rsidR="007F3C6E" w:rsidRDefault="00A06065">
      <w:pPr>
        <w:spacing w:after="0"/>
        <w:jc w:val="both"/>
        <w:rPr>
          <w:ins w:id="1068" w:author="Fabio B" w:date="2015-03-10T19:05:00Z"/>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desconforto para os vizinhos. </w:t>
      </w:r>
    </w:p>
    <w:p w14:paraId="59CD9F93" w14:textId="77777777" w:rsidR="00983578" w:rsidRDefault="00983578">
      <w:pPr>
        <w:spacing w:after="0"/>
        <w:jc w:val="both"/>
        <w:rPr>
          <w:rFonts w:ascii="Arial" w:hAnsi="Arial" w:cs="Arial"/>
          <w:sz w:val="30"/>
          <w:szCs w:val="30"/>
        </w:rPr>
      </w:pPr>
      <w:ins w:id="1069" w:author="Fabio B" w:date="2015-03-10T19:05:00Z">
        <w:r>
          <w:rPr>
            <w:rFonts w:ascii="Arial" w:hAnsi="Arial" w:cs="Arial"/>
            <w:sz w:val="30"/>
            <w:szCs w:val="30"/>
          </w:rPr>
          <w:t>No entanto, os projetos contribuem para construção das cidades, atendendo a demanda e trazendo qualidade no atendimento da moradia e do trabalho.</w:t>
        </w:r>
      </w:ins>
    </w:p>
    <w:p w14:paraId="406FBBB2" w14:textId="77777777" w:rsidR="007F3C6E" w:rsidRDefault="00983578">
      <w:pPr>
        <w:spacing w:after="0"/>
        <w:jc w:val="both"/>
        <w:rPr>
          <w:rFonts w:ascii="Arial" w:hAnsi="Arial" w:cs="Arial"/>
          <w:sz w:val="30"/>
          <w:szCs w:val="30"/>
        </w:rPr>
      </w:pPr>
      <w:ins w:id="1070" w:author="Fabio B" w:date="2015-03-10T19:06:00Z">
        <w:r>
          <w:rPr>
            <w:rFonts w:ascii="Arial" w:hAnsi="Arial" w:cs="Arial"/>
            <w:sz w:val="30"/>
            <w:szCs w:val="30"/>
          </w:rPr>
          <w:t>Além disso</w:t>
        </w:r>
      </w:ins>
      <w:del w:id="1071" w:author="Fabio B" w:date="2015-03-10T19:06:00Z">
        <w:r w:rsidR="00A06065" w:rsidRPr="00FA6585" w:rsidDel="00983578">
          <w:rPr>
            <w:rFonts w:ascii="Arial" w:hAnsi="Arial" w:cs="Arial"/>
            <w:sz w:val="30"/>
            <w:szCs w:val="30"/>
          </w:rPr>
          <w:delText>O</w:delText>
        </w:r>
        <w:r w:rsidR="00436498" w:rsidDel="00983578">
          <w:rPr>
            <w:rFonts w:ascii="Arial" w:hAnsi="Arial" w:cs="Arial"/>
            <w:sz w:val="30"/>
            <w:szCs w:val="30"/>
          </w:rPr>
          <w:delText xml:space="preserve"> lado positivo </w:delText>
        </w:r>
        <w:r w:rsidR="00A06065" w:rsidRPr="00FA6585" w:rsidDel="00983578">
          <w:rPr>
            <w:rFonts w:ascii="Arial" w:hAnsi="Arial" w:cs="Arial"/>
            <w:sz w:val="30"/>
            <w:szCs w:val="30"/>
          </w:rPr>
          <w:delText>é que</w:delText>
        </w:r>
      </w:del>
      <w:r w:rsidR="00A06065" w:rsidRPr="00FA6585">
        <w:rPr>
          <w:rFonts w:ascii="Arial" w:hAnsi="Arial" w:cs="Arial"/>
          <w:sz w:val="30"/>
          <w:szCs w:val="30"/>
        </w:rPr>
        <w:t xml:space="preserve"> uma obra</w:t>
      </w:r>
      <w:r w:rsidR="005A40E2" w:rsidRPr="00FA6585">
        <w:rPr>
          <w:rFonts w:ascii="Arial" w:hAnsi="Arial" w:cs="Arial"/>
          <w:sz w:val="30"/>
          <w:szCs w:val="30"/>
        </w:rPr>
        <w:t xml:space="preserve"> significa emprego, desenvolvimento, receita pa</w:t>
      </w:r>
      <w:r w:rsidR="00C413CD">
        <w:rPr>
          <w:rFonts w:ascii="Arial" w:hAnsi="Arial" w:cs="Arial"/>
          <w:sz w:val="30"/>
          <w:szCs w:val="30"/>
        </w:rPr>
        <w:t>ra municípios, estados e U</w:t>
      </w:r>
      <w:r w:rsidR="00671646" w:rsidRPr="00FA6585">
        <w:rPr>
          <w:rFonts w:ascii="Arial" w:hAnsi="Arial" w:cs="Arial"/>
          <w:sz w:val="30"/>
          <w:szCs w:val="30"/>
        </w:rPr>
        <w:t>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671646" w:rsidRPr="00FA6585">
        <w:rPr>
          <w:rFonts w:ascii="Arial" w:hAnsi="Arial" w:cs="Arial"/>
          <w:sz w:val="30"/>
          <w:szCs w:val="30"/>
        </w:rPr>
        <w:t>valoriza 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w:t>
      </w:r>
      <w:r w:rsidR="00C413CD">
        <w:rPr>
          <w:rFonts w:ascii="Arial" w:hAnsi="Arial" w:cs="Arial"/>
          <w:sz w:val="30"/>
          <w:szCs w:val="30"/>
        </w:rPr>
        <w:t>, atraindo serviços de bom nível</w:t>
      </w:r>
      <w:r w:rsidR="00E21894" w:rsidRPr="00FA6585">
        <w:rPr>
          <w:rFonts w:ascii="Arial" w:hAnsi="Arial" w:cs="Arial"/>
          <w:sz w:val="30"/>
          <w:szCs w:val="30"/>
        </w:rPr>
        <w:t xml:space="preserve">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14:paraId="198067B8" w14:textId="77777777" w:rsidR="003D40A6" w:rsidRDefault="003D40A6" w:rsidP="003D40A6">
      <w:pPr>
        <w:jc w:val="both"/>
        <w:rPr>
          <w:rFonts w:ascii="Arial" w:hAnsi="Arial" w:cs="Arial"/>
          <w:sz w:val="30"/>
          <w:szCs w:val="30"/>
        </w:rPr>
      </w:pPr>
    </w:p>
    <w:p w14:paraId="6E17BF54" w14:textId="77777777" w:rsidR="003D40A6" w:rsidRDefault="003D40A6" w:rsidP="003D40A6">
      <w:pPr>
        <w:jc w:val="both"/>
        <w:rPr>
          <w:rFonts w:ascii="Arial" w:hAnsi="Arial" w:cs="Arial"/>
          <w:sz w:val="30"/>
          <w:szCs w:val="30"/>
        </w:rPr>
      </w:pPr>
    </w:p>
    <w:p w14:paraId="2013F047" w14:textId="77777777" w:rsidR="007F3C6E" w:rsidRDefault="0040178D">
      <w:pPr>
        <w:spacing w:after="200" w:line="276" w:lineRule="auto"/>
        <w:rPr>
          <w:rFonts w:ascii="Arial" w:eastAsia="BatangChe" w:hAnsi="Arial" w:cs="Arial"/>
          <w:b/>
          <w:bCs/>
          <w:iCs/>
          <w:sz w:val="30"/>
          <w:szCs w:val="30"/>
        </w:rPr>
      </w:pPr>
      <w:r w:rsidRPr="00FA6585">
        <w:rPr>
          <w:rFonts w:ascii="Arial" w:eastAsia="BatangChe" w:hAnsi="Arial" w:cs="Arial"/>
          <w:b/>
          <w:bCs/>
          <w:iCs/>
          <w:sz w:val="30"/>
          <w:szCs w:val="30"/>
        </w:rPr>
        <w:t xml:space="preserve">5.2 As resoluções de contratos imobiliários  </w:t>
      </w:r>
    </w:p>
    <w:p w14:paraId="37F5A9E3" w14:textId="77777777" w:rsidR="0040178D" w:rsidRPr="00FA6585" w:rsidRDefault="00EF3F5F" w:rsidP="00FA6585">
      <w:pPr>
        <w:jc w:val="both"/>
        <w:rPr>
          <w:rFonts w:ascii="Arial" w:hAnsi="Arial" w:cs="Arial"/>
          <w:sz w:val="30"/>
          <w:szCs w:val="30"/>
        </w:rPr>
      </w:pPr>
      <w:r w:rsidRPr="00FA6585">
        <w:rPr>
          <w:rFonts w:ascii="Arial" w:hAnsi="Arial" w:cs="Arial"/>
          <w:sz w:val="30"/>
          <w:szCs w:val="30"/>
        </w:rPr>
        <w:t xml:space="preserve">Conforme </w:t>
      </w:r>
      <w:r w:rsidR="009B2647">
        <w:rPr>
          <w:rFonts w:ascii="Arial" w:hAnsi="Arial" w:cs="Arial"/>
          <w:sz w:val="30"/>
          <w:szCs w:val="30"/>
        </w:rPr>
        <w:t>apontado</w:t>
      </w:r>
      <w:r w:rsidRPr="00FA6585">
        <w:rPr>
          <w:rFonts w:ascii="Arial" w:hAnsi="Arial" w:cs="Arial"/>
          <w:sz w:val="30"/>
          <w:szCs w:val="30"/>
        </w:rPr>
        <w:t>, a incorporação imobiliária é um contrato plurilateral, ou seja, há interesse de um grupo na existência da coisa comum.</w:t>
      </w:r>
    </w:p>
    <w:p w14:paraId="668337FD" w14:textId="77777777"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w:t>
      </w:r>
      <w:r w:rsidR="00CF72E7">
        <w:rPr>
          <w:rFonts w:ascii="Arial" w:hAnsi="Arial" w:cs="Arial"/>
          <w:sz w:val="30"/>
          <w:szCs w:val="30"/>
        </w:rPr>
        <w:t>e, da instituição financiadora.</w:t>
      </w:r>
    </w:p>
    <w:p w14:paraId="5307CC89" w14:textId="77777777" w:rsidR="00EF3F5F" w:rsidRPr="00FA6585" w:rsidRDefault="00CF72E7" w:rsidP="00FA6585">
      <w:pPr>
        <w:jc w:val="both"/>
        <w:rPr>
          <w:rFonts w:ascii="Arial" w:hAnsi="Arial" w:cs="Arial"/>
          <w:sz w:val="30"/>
          <w:szCs w:val="30"/>
        </w:rPr>
      </w:pPr>
      <w:r>
        <w:rPr>
          <w:rFonts w:ascii="Arial" w:hAnsi="Arial" w:cs="Arial"/>
          <w:sz w:val="30"/>
          <w:szCs w:val="30"/>
        </w:rPr>
        <w:t>Assim, o rompimento</w:t>
      </w:r>
      <w:r w:rsidR="00143D64">
        <w:rPr>
          <w:rFonts w:ascii="Arial" w:hAnsi="Arial" w:cs="Arial"/>
          <w:sz w:val="30"/>
          <w:szCs w:val="30"/>
        </w:rPr>
        <w:t xml:space="preserve"> de um contrato</w:t>
      </w:r>
      <w:r w:rsidR="00EF3F5F" w:rsidRPr="00FA6585">
        <w:rPr>
          <w:rFonts w:ascii="Arial" w:hAnsi="Arial" w:cs="Arial"/>
          <w:sz w:val="30"/>
          <w:szCs w:val="30"/>
        </w:rPr>
        <w:t xml:space="preserve"> entre a incorporadora e um adquirente afetará o interesse de todos (antes e depois da existência do bem).</w:t>
      </w:r>
    </w:p>
    <w:p w14:paraId="6D3E85A0" w14:textId="77777777" w:rsidR="00B814F2" w:rsidRPr="00114638" w:rsidRDefault="00CF72E7" w:rsidP="00FA6585">
      <w:pPr>
        <w:jc w:val="both"/>
        <w:rPr>
          <w:rFonts w:ascii="Arial" w:hAnsi="Arial" w:cs="Arial"/>
          <w:sz w:val="30"/>
          <w:szCs w:val="30"/>
        </w:rPr>
      </w:pPr>
      <w:r>
        <w:rPr>
          <w:rFonts w:ascii="Arial" w:hAnsi="Arial" w:cs="Arial"/>
          <w:sz w:val="30"/>
          <w:szCs w:val="30"/>
        </w:rPr>
        <w:t>Os distratos</w:t>
      </w:r>
      <w:r w:rsidR="00B814F2" w:rsidRPr="00114638">
        <w:rPr>
          <w:rFonts w:ascii="Arial" w:hAnsi="Arial" w:cs="Arial"/>
          <w:sz w:val="30"/>
          <w:szCs w:val="30"/>
        </w:rPr>
        <w:t xml:space="preserve"> de contratos imobiliários podem se dar em decorrência de falta de cumprimento de cláusulas do mesmo por parte do incorporador ou do adquirente.</w:t>
      </w:r>
    </w:p>
    <w:p w14:paraId="12992D82" w14:textId="77777777" w:rsidR="00EF3F5F" w:rsidRPr="00114638" w:rsidRDefault="00EF3F5F" w:rsidP="00FA6585">
      <w:pPr>
        <w:jc w:val="both"/>
        <w:rPr>
          <w:rFonts w:ascii="Arial" w:hAnsi="Arial" w:cs="Arial"/>
          <w:sz w:val="30"/>
          <w:szCs w:val="30"/>
        </w:rPr>
      </w:pPr>
      <w:r w:rsidRPr="00114638">
        <w:rPr>
          <w:rFonts w:ascii="Arial" w:hAnsi="Arial" w:cs="Arial"/>
          <w:sz w:val="30"/>
          <w:szCs w:val="30"/>
        </w:rPr>
        <w:t>Na primeira hipótese</w:t>
      </w:r>
      <w:r w:rsidR="00B814F2" w:rsidRPr="00114638">
        <w:rPr>
          <w:rFonts w:ascii="Arial" w:hAnsi="Arial" w:cs="Arial"/>
          <w:sz w:val="30"/>
          <w:szCs w:val="30"/>
        </w:rPr>
        <w:t xml:space="preserve"> (descumprimento por parte do incorporador)</w:t>
      </w:r>
      <w:r w:rsidRPr="00114638">
        <w:rPr>
          <w:rFonts w:ascii="Arial" w:hAnsi="Arial" w:cs="Arial"/>
          <w:sz w:val="30"/>
          <w:szCs w:val="30"/>
        </w:rPr>
        <w:t>, deve-se considerar que a parte inocente</w:t>
      </w:r>
      <w:r w:rsidR="00B814F2" w:rsidRPr="00114638">
        <w:rPr>
          <w:rFonts w:ascii="Arial" w:hAnsi="Arial" w:cs="Arial"/>
          <w:sz w:val="30"/>
          <w:szCs w:val="30"/>
        </w:rPr>
        <w:t xml:space="preserve"> (adquirente)</w:t>
      </w:r>
      <w:r w:rsidRPr="00114638">
        <w:rPr>
          <w:rFonts w:ascii="Arial" w:hAnsi="Arial" w:cs="Arial"/>
          <w:sz w:val="30"/>
          <w:szCs w:val="30"/>
        </w:rPr>
        <w:t>, que não deu causa a resolução do contrato, precisa ser ressarcida dos prejuízos sofridos.</w:t>
      </w:r>
    </w:p>
    <w:p w14:paraId="19739ABD" w14:textId="77777777" w:rsidR="00406D63" w:rsidRDefault="00B814F2" w:rsidP="00F14765">
      <w:pPr>
        <w:jc w:val="both"/>
        <w:rPr>
          <w:rFonts w:ascii="Arial" w:hAnsi="Arial" w:cs="Arial"/>
          <w:sz w:val="30"/>
          <w:szCs w:val="30"/>
        </w:rPr>
      </w:pPr>
      <w:r w:rsidRPr="00114638">
        <w:rPr>
          <w:rFonts w:ascii="Arial" w:hAnsi="Arial" w:cs="Arial"/>
          <w:sz w:val="30"/>
          <w:szCs w:val="30"/>
        </w:rPr>
        <w:t>Da mesma forma, quando o adquirente, na vigência do contrato, venha a se tornar inadimplente com seus compromi</w:t>
      </w:r>
      <w:r w:rsidR="00406D63">
        <w:rPr>
          <w:rFonts w:ascii="Arial" w:hAnsi="Arial" w:cs="Arial"/>
          <w:sz w:val="30"/>
          <w:szCs w:val="30"/>
        </w:rPr>
        <w:t>ssos e esta inadimplência acarrete o distrato da unidade,</w:t>
      </w:r>
      <w:r w:rsidRPr="00114638">
        <w:rPr>
          <w:rFonts w:ascii="Arial" w:hAnsi="Arial" w:cs="Arial"/>
          <w:sz w:val="30"/>
          <w:szCs w:val="30"/>
        </w:rPr>
        <w:t xml:space="preserve"> </w:t>
      </w:r>
      <w:r w:rsidR="00F14765" w:rsidRPr="00114638">
        <w:rPr>
          <w:rFonts w:ascii="Arial" w:hAnsi="Arial" w:cs="Arial"/>
          <w:sz w:val="30"/>
          <w:szCs w:val="30"/>
        </w:rPr>
        <w:t>a incorporadora não poderá devolver-lhe todos os valores já pagos, sob pena de pr</w:t>
      </w:r>
      <w:r w:rsidR="00406D63">
        <w:rPr>
          <w:rFonts w:ascii="Arial" w:hAnsi="Arial" w:cs="Arial"/>
          <w:sz w:val="30"/>
          <w:szCs w:val="30"/>
        </w:rPr>
        <w:t>ejuízo para toda a coletividade.</w:t>
      </w:r>
      <w:r w:rsidR="00C413CD">
        <w:rPr>
          <w:rFonts w:ascii="Arial" w:hAnsi="Arial" w:cs="Arial"/>
          <w:sz w:val="30"/>
          <w:szCs w:val="30"/>
        </w:rPr>
        <w:t xml:space="preserve"> O mesmo ocorre nos casos em que o adquirente, mesmo sem se tornar inadimplente, pleiteia o desfazimento do negócio.</w:t>
      </w:r>
    </w:p>
    <w:p w14:paraId="0303F538" w14:textId="77777777" w:rsidR="002D4768" w:rsidRPr="00CF72E7" w:rsidRDefault="00406D63" w:rsidP="00F14765">
      <w:pPr>
        <w:jc w:val="both"/>
        <w:rPr>
          <w:rFonts w:ascii="Arial" w:hAnsi="Arial" w:cs="Arial"/>
          <w:sz w:val="30"/>
          <w:szCs w:val="30"/>
        </w:rPr>
      </w:pPr>
      <w:r>
        <w:rPr>
          <w:rFonts w:ascii="Arial" w:hAnsi="Arial" w:cs="Arial"/>
          <w:sz w:val="30"/>
          <w:szCs w:val="30"/>
        </w:rPr>
        <w:t xml:space="preserve">Em todas as operações de venda de imóveis existem despesas </w:t>
      </w:r>
      <w:r w:rsidR="00C413CD">
        <w:rPr>
          <w:rFonts w:ascii="Arial" w:hAnsi="Arial" w:cs="Arial"/>
          <w:sz w:val="30"/>
          <w:szCs w:val="30"/>
        </w:rPr>
        <w:t>incorridas que não podem ser recuperadas</w:t>
      </w:r>
      <w:r w:rsidR="00C74D96">
        <w:rPr>
          <w:rFonts w:ascii="Arial" w:hAnsi="Arial" w:cs="Arial"/>
          <w:sz w:val="30"/>
          <w:szCs w:val="30"/>
        </w:rPr>
        <w:t xml:space="preserve"> como veremos no exemplo a seguir</w:t>
      </w:r>
      <w:r>
        <w:rPr>
          <w:rFonts w:ascii="Arial" w:hAnsi="Arial" w:cs="Arial"/>
          <w:sz w:val="30"/>
          <w:szCs w:val="30"/>
        </w:rPr>
        <w:t xml:space="preserve">. Estas despesas, se não forem arcadas por quem as gerou, </w:t>
      </w:r>
      <w:r w:rsidR="00C413CD">
        <w:rPr>
          <w:rFonts w:ascii="Arial" w:hAnsi="Arial" w:cs="Arial"/>
          <w:sz w:val="30"/>
          <w:szCs w:val="30"/>
        </w:rPr>
        <w:t>tornarão a atividade imobiliária ainda mais onerosa, com o consequente aumento do custo dos imóveis</w:t>
      </w:r>
      <w:r w:rsidR="00CA49E1">
        <w:rPr>
          <w:rFonts w:ascii="Arial" w:hAnsi="Arial" w:cs="Arial"/>
          <w:sz w:val="30"/>
          <w:szCs w:val="30"/>
        </w:rPr>
        <w:t xml:space="preserve"> para os novos adquirentes.</w:t>
      </w:r>
    </w:p>
    <w:p w14:paraId="49E30D6E" w14:textId="77777777" w:rsidR="00C80C4B" w:rsidRPr="00FA6585" w:rsidRDefault="00B814F2" w:rsidP="00FA6585">
      <w:pPr>
        <w:jc w:val="both"/>
        <w:rPr>
          <w:rFonts w:ascii="Arial" w:hAnsi="Arial" w:cs="Arial"/>
          <w:sz w:val="30"/>
          <w:szCs w:val="30"/>
        </w:rPr>
      </w:pPr>
      <w:r>
        <w:rPr>
          <w:rFonts w:ascii="Arial" w:hAnsi="Arial" w:cs="Arial"/>
          <w:sz w:val="30"/>
          <w:szCs w:val="30"/>
        </w:rPr>
        <w:t xml:space="preserve"> </w:t>
      </w:r>
    </w:p>
    <w:p w14:paraId="2687159F" w14:textId="77777777" w:rsidR="007F3C6E" w:rsidRDefault="00C80C4B">
      <w:pPr>
        <w:spacing w:after="0" w:line="240" w:lineRule="auto"/>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14:paraId="27554B61" w14:textId="77777777" w:rsidR="00B60B1C" w:rsidRDefault="00C80C4B" w:rsidP="00FA6585">
      <w:pPr>
        <w:spacing w:after="0" w:line="240" w:lineRule="auto"/>
        <w:jc w:val="both"/>
        <w:rPr>
          <w:rFonts w:ascii="Arial" w:hAnsi="Arial" w:cs="Arial"/>
          <w:sz w:val="30"/>
          <w:szCs w:val="30"/>
        </w:rPr>
      </w:pPr>
      <w:r w:rsidRPr="00FA6585">
        <w:rPr>
          <w:rFonts w:ascii="Arial" w:hAnsi="Arial" w:cs="Arial"/>
          <w:sz w:val="30"/>
          <w:szCs w:val="30"/>
        </w:rPr>
        <w:t xml:space="preserve">A definição do critério justo passará </w:t>
      </w:r>
      <w:ins w:id="1072" w:author="Fabio B" w:date="2015-03-10T19:07:00Z">
        <w:r w:rsidR="00983578">
          <w:rPr>
            <w:rFonts w:ascii="Arial" w:hAnsi="Arial" w:cs="Arial"/>
            <w:sz w:val="30"/>
            <w:szCs w:val="30"/>
          </w:rPr>
          <w:t>pela motivação da</w:t>
        </w:r>
      </w:ins>
      <w:del w:id="1073" w:author="Fabio B" w:date="2015-03-10T19:07:00Z">
        <w:r w:rsidR="00B60B1C" w:rsidDel="00983578">
          <w:rPr>
            <w:rFonts w:ascii="Arial" w:hAnsi="Arial" w:cs="Arial"/>
            <w:sz w:val="30"/>
            <w:szCs w:val="30"/>
          </w:rPr>
          <w:delText>por que motivou a</w:delText>
        </w:r>
      </w:del>
      <w:r w:rsidR="00B60B1C">
        <w:rPr>
          <w:rFonts w:ascii="Arial" w:hAnsi="Arial" w:cs="Arial"/>
          <w:sz w:val="30"/>
          <w:szCs w:val="30"/>
        </w:rPr>
        <w:t xml:space="preserve"> resolução do contrato de compra e venda.</w:t>
      </w:r>
    </w:p>
    <w:p w14:paraId="0E39A12E" w14:textId="77777777" w:rsidR="0037472F" w:rsidRDefault="0037472F" w:rsidP="00FA6585">
      <w:pPr>
        <w:spacing w:after="0" w:line="240" w:lineRule="auto"/>
        <w:jc w:val="both"/>
        <w:rPr>
          <w:rFonts w:ascii="Arial" w:hAnsi="Arial" w:cs="Arial"/>
          <w:sz w:val="30"/>
          <w:szCs w:val="30"/>
        </w:rPr>
      </w:pPr>
    </w:p>
    <w:p w14:paraId="53E92C7D" w14:textId="77777777" w:rsidR="00C06BCE" w:rsidRDefault="00495A05" w:rsidP="00FA6585">
      <w:pPr>
        <w:spacing w:after="0" w:line="240" w:lineRule="auto"/>
        <w:jc w:val="both"/>
        <w:rPr>
          <w:rFonts w:ascii="Arial" w:hAnsi="Arial" w:cs="Arial"/>
          <w:sz w:val="30"/>
          <w:szCs w:val="30"/>
        </w:rPr>
      </w:pPr>
      <w:r w:rsidRPr="00FA6585">
        <w:rPr>
          <w:rFonts w:ascii="Arial" w:hAnsi="Arial" w:cs="Arial"/>
          <w:sz w:val="30"/>
          <w:szCs w:val="30"/>
        </w:rPr>
        <w:t>Se a resolução s</w:t>
      </w:r>
      <w:r w:rsidR="00C80C4B" w:rsidRPr="00FA6585">
        <w:rPr>
          <w:rFonts w:ascii="Arial" w:hAnsi="Arial" w:cs="Arial"/>
          <w:sz w:val="30"/>
          <w:szCs w:val="30"/>
        </w:rPr>
        <w:t xml:space="preserve">e </w:t>
      </w:r>
      <w:r w:rsidR="00C06BCE">
        <w:rPr>
          <w:rFonts w:ascii="Arial" w:hAnsi="Arial" w:cs="Arial"/>
          <w:sz w:val="30"/>
          <w:szCs w:val="30"/>
        </w:rPr>
        <w:t>der</w:t>
      </w:r>
      <w:r w:rsidR="00C80C4B" w:rsidRPr="00FA6585">
        <w:rPr>
          <w:rFonts w:ascii="Arial" w:hAnsi="Arial" w:cs="Arial"/>
          <w:sz w:val="30"/>
          <w:szCs w:val="30"/>
        </w:rPr>
        <w:t xml:space="preserve"> por </w:t>
      </w:r>
      <w:r w:rsidR="00C06BCE">
        <w:rPr>
          <w:rFonts w:ascii="Arial" w:hAnsi="Arial" w:cs="Arial"/>
          <w:sz w:val="30"/>
          <w:szCs w:val="30"/>
        </w:rPr>
        <w:t>responsabilidade d</w:t>
      </w:r>
      <w:r w:rsidR="00C80C4B" w:rsidRPr="00FA6585">
        <w:rPr>
          <w:rFonts w:ascii="Arial" w:hAnsi="Arial" w:cs="Arial"/>
          <w:sz w:val="30"/>
          <w:szCs w:val="30"/>
        </w:rPr>
        <w:t>a incorporadora, deve</w:t>
      </w:r>
      <w:r w:rsidR="00C06BCE">
        <w:rPr>
          <w:rFonts w:ascii="Arial" w:hAnsi="Arial" w:cs="Arial"/>
          <w:sz w:val="30"/>
          <w:szCs w:val="30"/>
        </w:rPr>
        <w:t xml:space="preserve">rá o adquirente </w:t>
      </w:r>
      <w:ins w:id="1074" w:author="Fabio B" w:date="2015-03-10T19:07:00Z">
        <w:r w:rsidR="00983578">
          <w:rPr>
            <w:rFonts w:ascii="Arial" w:hAnsi="Arial" w:cs="Arial"/>
            <w:sz w:val="30"/>
            <w:szCs w:val="30"/>
          </w:rPr>
          <w:t xml:space="preserve">deverá </w:t>
        </w:r>
      </w:ins>
      <w:r w:rsidR="00C06BCE">
        <w:rPr>
          <w:rFonts w:ascii="Arial" w:hAnsi="Arial" w:cs="Arial"/>
          <w:sz w:val="30"/>
          <w:szCs w:val="30"/>
        </w:rPr>
        <w:t>ser ressarcido d</w:t>
      </w:r>
      <w:r w:rsidR="00C80C4B" w:rsidRPr="00FA6585">
        <w:rPr>
          <w:rFonts w:ascii="Arial" w:hAnsi="Arial" w:cs="Arial"/>
          <w:sz w:val="30"/>
          <w:szCs w:val="30"/>
        </w:rPr>
        <w:t>a totalidade dos valores pagos, devidamente corrigidos.</w:t>
      </w:r>
    </w:p>
    <w:p w14:paraId="335C9BE4" w14:textId="77777777" w:rsidR="0037472F" w:rsidRDefault="0037472F" w:rsidP="00FA6585">
      <w:pPr>
        <w:spacing w:after="0" w:line="240" w:lineRule="auto"/>
        <w:jc w:val="both"/>
        <w:rPr>
          <w:rFonts w:ascii="Arial" w:hAnsi="Arial" w:cs="Arial"/>
          <w:sz w:val="30"/>
          <w:szCs w:val="30"/>
        </w:rPr>
      </w:pPr>
    </w:p>
    <w:p w14:paraId="02D54390" w14:textId="77777777" w:rsidR="0040178D" w:rsidRDefault="00C80C4B" w:rsidP="00FA6585">
      <w:pPr>
        <w:spacing w:after="0" w:line="240" w:lineRule="auto"/>
        <w:jc w:val="both"/>
        <w:rPr>
          <w:rFonts w:ascii="Arial" w:hAnsi="Arial" w:cs="Arial"/>
          <w:sz w:val="30"/>
          <w:szCs w:val="30"/>
        </w:rPr>
      </w:pPr>
      <w:r w:rsidRPr="00FA6585">
        <w:rPr>
          <w:rFonts w:ascii="Arial" w:hAnsi="Arial" w:cs="Arial"/>
          <w:sz w:val="30"/>
          <w:szCs w:val="30"/>
        </w:rPr>
        <w:t>Se, p</w:t>
      </w:r>
      <w:r w:rsidR="00C06BCE">
        <w:rPr>
          <w:rFonts w:ascii="Arial" w:hAnsi="Arial" w:cs="Arial"/>
          <w:sz w:val="30"/>
          <w:szCs w:val="30"/>
        </w:rPr>
        <w:t>or outro lado, a resolução se der</w:t>
      </w:r>
      <w:r w:rsidRPr="00FA6585">
        <w:rPr>
          <w:rFonts w:ascii="Arial" w:hAnsi="Arial" w:cs="Arial"/>
          <w:sz w:val="30"/>
          <w:szCs w:val="30"/>
        </w:rPr>
        <w:t xml:space="preserve"> por culpa do adquirente (ex: inadimplência), é razoável que parte dos valores pagos por este seja retida pela incorporadora, guardando proporção com os </w:t>
      </w:r>
      <w:ins w:id="1075" w:author="Fabio B" w:date="2015-03-10T19:07:00Z">
        <w:r w:rsidR="00983578">
          <w:rPr>
            <w:rFonts w:ascii="Arial" w:hAnsi="Arial" w:cs="Arial"/>
            <w:sz w:val="30"/>
            <w:szCs w:val="30"/>
          </w:rPr>
          <w:t>custos incorridos por ela.</w:t>
        </w:r>
      </w:ins>
      <w:del w:id="1076" w:author="Fabio B" w:date="2015-03-10T19:07:00Z">
        <w:r w:rsidRPr="00FA6585" w:rsidDel="00983578">
          <w:rPr>
            <w:rFonts w:ascii="Arial" w:hAnsi="Arial" w:cs="Arial"/>
            <w:sz w:val="30"/>
            <w:szCs w:val="30"/>
          </w:rPr>
          <w:delText>prejuíz</w:delText>
        </w:r>
      </w:del>
      <w:del w:id="1077" w:author="Fabio B" w:date="2015-03-10T19:08:00Z">
        <w:r w:rsidRPr="00FA6585" w:rsidDel="00983578">
          <w:rPr>
            <w:rFonts w:ascii="Arial" w:hAnsi="Arial" w:cs="Arial"/>
            <w:sz w:val="30"/>
            <w:szCs w:val="30"/>
          </w:rPr>
          <w:delText>os sofridos por esta.</w:delText>
        </w:r>
      </w:del>
    </w:p>
    <w:p w14:paraId="4A8D9499" w14:textId="77777777" w:rsidR="0037472F" w:rsidRPr="00FA6585" w:rsidRDefault="0037472F" w:rsidP="00FA6585">
      <w:pPr>
        <w:spacing w:after="0" w:line="240" w:lineRule="auto"/>
        <w:jc w:val="both"/>
        <w:rPr>
          <w:rFonts w:ascii="Arial" w:hAnsi="Arial" w:cs="Arial"/>
          <w:sz w:val="30"/>
          <w:szCs w:val="30"/>
        </w:rPr>
      </w:pPr>
    </w:p>
    <w:p w14:paraId="348A8EA5" w14:textId="77777777"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 xml:space="preserve">Para cada venda de imóvel, a Incorporadora </w:t>
      </w:r>
      <w:ins w:id="1078" w:author="Fabio B" w:date="2015-03-10T19:08:00Z">
        <w:r w:rsidR="00983578">
          <w:rPr>
            <w:rFonts w:ascii="Arial" w:hAnsi="Arial" w:cs="Arial"/>
            <w:sz w:val="30"/>
            <w:szCs w:val="30"/>
          </w:rPr>
          <w:t>tem</w:t>
        </w:r>
      </w:ins>
      <w:del w:id="1079" w:author="Fabio B" w:date="2015-03-10T19:08:00Z">
        <w:r w:rsidRPr="00FA6585" w:rsidDel="00983578">
          <w:rPr>
            <w:rFonts w:ascii="Arial" w:hAnsi="Arial" w:cs="Arial"/>
            <w:sz w:val="30"/>
            <w:szCs w:val="30"/>
          </w:rPr>
          <w:delText>incorre em</w:delText>
        </w:r>
      </w:del>
      <w:r w:rsidRPr="00FA6585">
        <w:rPr>
          <w:rFonts w:ascii="Arial" w:hAnsi="Arial" w:cs="Arial"/>
          <w:sz w:val="30"/>
          <w:szCs w:val="30"/>
        </w:rPr>
        <w:t xml:space="preserve"> despesas com serviços que não poderão ser utilizados por ocasião de nova venda, ainda que da mesma unidade.</w:t>
      </w:r>
    </w:p>
    <w:p w14:paraId="428F3159" w14:textId="77777777" w:rsidR="0037472F" w:rsidRDefault="0037472F" w:rsidP="00B814F2">
      <w:pPr>
        <w:spacing w:after="0" w:line="240" w:lineRule="auto"/>
        <w:jc w:val="both"/>
        <w:rPr>
          <w:rFonts w:ascii="Arial" w:hAnsi="Arial" w:cs="Arial"/>
          <w:sz w:val="30"/>
          <w:szCs w:val="30"/>
        </w:rPr>
      </w:pPr>
    </w:p>
    <w:p w14:paraId="0A650245" w14:textId="77777777" w:rsidR="004542AC" w:rsidRDefault="00C17646" w:rsidP="00B814F2">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as despesas de marketing, </w:t>
      </w:r>
      <w:ins w:id="1080" w:author="Fabio B" w:date="2015-03-10T19:09:00Z">
        <w:r w:rsidR="00983578">
          <w:rPr>
            <w:rFonts w:ascii="Arial" w:hAnsi="Arial" w:cs="Arial"/>
            <w:sz w:val="30"/>
            <w:szCs w:val="30"/>
          </w:rPr>
          <w:t>já</w:t>
        </w:r>
      </w:ins>
      <w:del w:id="1081" w:author="Fabio B" w:date="2015-03-10T19:09:00Z">
        <w:r w:rsidR="00126197" w:rsidRPr="00FA6585" w:rsidDel="00983578">
          <w:rPr>
            <w:rFonts w:ascii="Arial" w:hAnsi="Arial" w:cs="Arial"/>
            <w:sz w:val="30"/>
            <w:szCs w:val="30"/>
          </w:rPr>
          <w:delText>uma vez</w:delText>
        </w:r>
      </w:del>
      <w:r w:rsidR="00126197" w:rsidRPr="00FA6585">
        <w:rPr>
          <w:rFonts w:ascii="Arial" w:hAnsi="Arial" w:cs="Arial"/>
          <w:sz w:val="30"/>
          <w:szCs w:val="30"/>
        </w:rPr>
        <w:t xml:space="preserve"> que a publicidade para a venda das unidades tem efeito por curto espaço de tempo, não sendo aproveitada em futuras negociações, ainda que da mesma unidade.</w:t>
      </w:r>
    </w:p>
    <w:p w14:paraId="6014C9DC" w14:textId="77777777" w:rsidR="009A2793" w:rsidRDefault="009A2793" w:rsidP="00B814F2">
      <w:pPr>
        <w:spacing w:after="0" w:line="240" w:lineRule="auto"/>
        <w:jc w:val="both"/>
        <w:rPr>
          <w:ins w:id="1082" w:author="Fabio B" w:date="2015-03-10T19:10:00Z"/>
          <w:rFonts w:ascii="Arial" w:hAnsi="Arial" w:cs="Arial"/>
          <w:sz w:val="30"/>
          <w:szCs w:val="30"/>
        </w:rPr>
      </w:pPr>
    </w:p>
    <w:p w14:paraId="1890F0FD" w14:textId="77777777" w:rsidR="009F1923" w:rsidRDefault="00983578" w:rsidP="00B814F2">
      <w:pPr>
        <w:spacing w:after="0" w:line="240" w:lineRule="auto"/>
        <w:jc w:val="both"/>
        <w:rPr>
          <w:ins w:id="1083" w:author="Fabio B" w:date="2015-03-10T19:17:00Z"/>
          <w:rFonts w:ascii="Arial" w:hAnsi="Arial" w:cs="Arial"/>
          <w:sz w:val="30"/>
          <w:szCs w:val="30"/>
        </w:rPr>
      </w:pPr>
      <w:ins w:id="1084" w:author="Fabio B" w:date="2015-03-10T19:10:00Z">
        <w:r>
          <w:rPr>
            <w:rFonts w:ascii="Arial" w:hAnsi="Arial" w:cs="Arial"/>
            <w:sz w:val="30"/>
            <w:szCs w:val="30"/>
          </w:rPr>
          <w:t>Em média 8% a 9% do valor da aquisição do imóvel novo se destina</w:t>
        </w:r>
      </w:ins>
      <w:ins w:id="1085" w:author="Fabio B" w:date="2015-03-10T19:11:00Z">
        <w:r w:rsidR="009F1923">
          <w:rPr>
            <w:rFonts w:ascii="Arial" w:hAnsi="Arial" w:cs="Arial"/>
            <w:sz w:val="30"/>
            <w:szCs w:val="30"/>
          </w:rPr>
          <w:t xml:space="preserve"> a comissão </w:t>
        </w:r>
      </w:ins>
      <w:ins w:id="1086" w:author="Fabio B" w:date="2015-03-10T19:14:00Z">
        <w:r w:rsidR="009F1923">
          <w:rPr>
            <w:rFonts w:ascii="Arial" w:hAnsi="Arial" w:cs="Arial"/>
            <w:sz w:val="30"/>
            <w:szCs w:val="30"/>
          </w:rPr>
          <w:t xml:space="preserve">e </w:t>
        </w:r>
      </w:ins>
      <w:ins w:id="1087" w:author="Fabio B" w:date="2015-03-10T19:29:00Z">
        <w:r w:rsidR="00201CFA">
          <w:rPr>
            <w:rFonts w:ascii="Arial" w:hAnsi="Arial" w:cs="Arial"/>
            <w:sz w:val="30"/>
            <w:szCs w:val="30"/>
          </w:rPr>
          <w:t>despesas</w:t>
        </w:r>
      </w:ins>
      <w:ins w:id="1088" w:author="Fabio B" w:date="2015-03-10T19:14:00Z">
        <w:r w:rsidR="009F1923">
          <w:rPr>
            <w:rFonts w:ascii="Arial" w:hAnsi="Arial" w:cs="Arial"/>
            <w:sz w:val="30"/>
            <w:szCs w:val="30"/>
          </w:rPr>
          <w:t xml:space="preserve"> </w:t>
        </w:r>
      </w:ins>
      <w:ins w:id="1089" w:author="Fabio B" w:date="2015-03-10T19:11:00Z">
        <w:r w:rsidR="009F1923">
          <w:rPr>
            <w:rFonts w:ascii="Arial" w:hAnsi="Arial" w:cs="Arial"/>
            <w:sz w:val="30"/>
            <w:szCs w:val="30"/>
          </w:rPr>
          <w:t>de</w:t>
        </w:r>
        <w:r>
          <w:rPr>
            <w:rFonts w:ascii="Arial" w:hAnsi="Arial" w:cs="Arial"/>
            <w:sz w:val="30"/>
            <w:szCs w:val="30"/>
          </w:rPr>
          <w:t xml:space="preserve"> venda</w:t>
        </w:r>
      </w:ins>
      <w:ins w:id="1090" w:author="Fabio B" w:date="2015-03-10T19:14:00Z">
        <w:r w:rsidR="009F1923">
          <w:rPr>
            <w:rFonts w:ascii="Arial" w:hAnsi="Arial" w:cs="Arial"/>
            <w:sz w:val="30"/>
            <w:szCs w:val="30"/>
          </w:rPr>
          <w:t xml:space="preserve"> como citado acima</w:t>
        </w:r>
      </w:ins>
      <w:ins w:id="1091" w:author="Fabio B" w:date="2015-03-10T19:15:00Z">
        <w:r w:rsidR="009F1923">
          <w:rPr>
            <w:rFonts w:ascii="Arial" w:hAnsi="Arial" w:cs="Arial"/>
            <w:sz w:val="30"/>
            <w:szCs w:val="30"/>
          </w:rPr>
          <w:t>. Em caso de desistência do comprador esse percentual n</w:t>
        </w:r>
      </w:ins>
      <w:ins w:id="1092" w:author="Fabio B" w:date="2015-03-10T19:16:00Z">
        <w:r w:rsidR="009F1923">
          <w:rPr>
            <w:rFonts w:ascii="Arial" w:hAnsi="Arial" w:cs="Arial"/>
            <w:sz w:val="30"/>
            <w:szCs w:val="30"/>
          </w:rPr>
          <w:t>ão será reavisto pelo incorporador.</w:t>
        </w:r>
      </w:ins>
      <w:ins w:id="1093" w:author="Fabio B" w:date="2015-03-10T19:14:00Z">
        <w:r w:rsidR="009F1923">
          <w:rPr>
            <w:rFonts w:ascii="Arial" w:hAnsi="Arial" w:cs="Arial"/>
            <w:sz w:val="30"/>
            <w:szCs w:val="30"/>
          </w:rPr>
          <w:t xml:space="preserve"> </w:t>
        </w:r>
      </w:ins>
    </w:p>
    <w:p w14:paraId="0B79DB40" w14:textId="77777777" w:rsidR="00983578" w:rsidRDefault="009F1923" w:rsidP="00B814F2">
      <w:pPr>
        <w:spacing w:after="0" w:line="240" w:lineRule="auto"/>
        <w:jc w:val="both"/>
        <w:rPr>
          <w:ins w:id="1094" w:author="Fabio B" w:date="2015-03-10T19:40:00Z"/>
          <w:rFonts w:ascii="Arial" w:hAnsi="Arial" w:cs="Arial"/>
          <w:sz w:val="30"/>
          <w:szCs w:val="30"/>
        </w:rPr>
      </w:pPr>
      <w:ins w:id="1095" w:author="Fabio B" w:date="2015-03-10T19:17:00Z">
        <w:r>
          <w:rPr>
            <w:rFonts w:ascii="Arial" w:hAnsi="Arial" w:cs="Arial"/>
            <w:sz w:val="30"/>
            <w:szCs w:val="30"/>
          </w:rPr>
          <w:t>Pelo equilíbrio das relações isso deve ser levado em conta no c</w:t>
        </w:r>
      </w:ins>
      <w:ins w:id="1096" w:author="Fabio B" w:date="2015-03-10T19:18:00Z">
        <w:r>
          <w:rPr>
            <w:rFonts w:ascii="Arial" w:hAnsi="Arial" w:cs="Arial"/>
            <w:sz w:val="30"/>
            <w:szCs w:val="30"/>
          </w:rPr>
          <w:t>álculo de devoluções de recursos.</w:t>
        </w:r>
      </w:ins>
      <w:ins w:id="1097" w:author="Fabio B" w:date="2015-03-10T19:11:00Z">
        <w:r w:rsidR="00983578">
          <w:rPr>
            <w:rFonts w:ascii="Arial" w:hAnsi="Arial" w:cs="Arial"/>
            <w:sz w:val="30"/>
            <w:szCs w:val="30"/>
          </w:rPr>
          <w:t xml:space="preserve"> </w:t>
        </w:r>
      </w:ins>
    </w:p>
    <w:p w14:paraId="5CDCE8B6" w14:textId="77777777" w:rsidR="009B548A" w:rsidRDefault="009B548A" w:rsidP="00B814F2">
      <w:pPr>
        <w:spacing w:after="0" w:line="240" w:lineRule="auto"/>
        <w:jc w:val="both"/>
        <w:rPr>
          <w:ins w:id="1098" w:author="Fabio B" w:date="2015-03-10T19:40:00Z"/>
          <w:rFonts w:ascii="Arial" w:hAnsi="Arial" w:cs="Arial"/>
          <w:sz w:val="30"/>
          <w:szCs w:val="30"/>
        </w:rPr>
      </w:pPr>
    </w:p>
    <w:p w14:paraId="21D86C61" w14:textId="77777777" w:rsidR="009B548A" w:rsidDel="003F5591" w:rsidRDefault="009B548A" w:rsidP="009B548A">
      <w:pPr>
        <w:jc w:val="both"/>
        <w:rPr>
          <w:ins w:id="1099" w:author="Fabio B" w:date="2015-03-10T19:43:00Z"/>
          <w:del w:id="1100" w:author="Luiz Fernando Moura" w:date="2015-03-11T09:29:00Z"/>
          <w:rFonts w:ascii="Arial" w:hAnsi="Arial" w:cs="Arial"/>
          <w:sz w:val="30"/>
          <w:szCs w:val="30"/>
        </w:rPr>
      </w:pPr>
      <w:ins w:id="1101" w:author="Fabio B" w:date="2015-03-10T19:40:00Z">
        <w:del w:id="1102" w:author="Luiz Fernando Moura" w:date="2015-03-11T09:29:00Z">
          <w:r w:rsidRPr="00114638" w:rsidDel="003F5591">
            <w:rPr>
              <w:rFonts w:ascii="Arial" w:hAnsi="Arial" w:cs="Arial"/>
              <w:sz w:val="30"/>
              <w:szCs w:val="30"/>
            </w:rPr>
            <w:delText>Vejamos um exemplo:</w:delText>
          </w:r>
        </w:del>
      </w:ins>
    </w:p>
    <w:p w14:paraId="06C28C0D" w14:textId="77777777" w:rsidR="009B548A" w:rsidRPr="009B548A" w:rsidDel="003F5591" w:rsidRDefault="009B548A" w:rsidP="009B548A">
      <w:pPr>
        <w:jc w:val="both"/>
        <w:rPr>
          <w:ins w:id="1103" w:author="Fabio B" w:date="2015-03-10T19:40:00Z"/>
          <w:del w:id="1104" w:author="Luiz Fernando Moura" w:date="2015-03-11T09:29:00Z"/>
          <w:rFonts w:ascii="Arial" w:hAnsi="Arial" w:cs="Arial"/>
          <w:b/>
          <w:color w:val="FF0000"/>
          <w:sz w:val="30"/>
          <w:szCs w:val="30"/>
          <w:rPrChange w:id="1105" w:author="Fabio B" w:date="2015-03-10T19:43:00Z">
            <w:rPr>
              <w:ins w:id="1106" w:author="Fabio B" w:date="2015-03-10T19:40:00Z"/>
              <w:del w:id="1107" w:author="Luiz Fernando Moura" w:date="2015-03-11T09:29:00Z"/>
              <w:rFonts w:ascii="Arial" w:hAnsi="Arial" w:cs="Arial"/>
              <w:sz w:val="30"/>
              <w:szCs w:val="30"/>
            </w:rPr>
          </w:rPrChange>
        </w:rPr>
      </w:pPr>
      <w:ins w:id="1108" w:author="Fabio B" w:date="2015-03-10T19:42:00Z">
        <w:del w:id="1109" w:author="Luiz Fernando Moura" w:date="2015-03-11T09:29:00Z">
          <w:r w:rsidRPr="009B548A" w:rsidDel="003F5591">
            <w:rPr>
              <w:rFonts w:ascii="Arial" w:hAnsi="Arial" w:cs="Arial"/>
              <w:b/>
              <w:color w:val="FF0000"/>
              <w:sz w:val="30"/>
              <w:szCs w:val="30"/>
              <w:highlight w:val="yellow"/>
              <w:rPrChange w:id="1110" w:author="Fabio B" w:date="2015-03-10T19:43:00Z">
                <w:rPr>
                  <w:rFonts w:ascii="Arial" w:hAnsi="Arial" w:cs="Arial"/>
                  <w:sz w:val="30"/>
                  <w:szCs w:val="30"/>
                </w:rPr>
              </w:rPrChange>
            </w:rPr>
            <w:delText xml:space="preserve">Luiz, eu e o Renato achamos que o exemplo numérico não ficou bom nesse novo contexto. Veja o que acha. Abs </w:delText>
          </w:r>
          <w:r w:rsidDel="003F5591">
            <w:rPr>
              <w:rFonts w:ascii="Arial" w:hAnsi="Arial" w:cs="Arial"/>
              <w:b/>
              <w:color w:val="FF0000"/>
              <w:sz w:val="30"/>
              <w:szCs w:val="30"/>
              <w:highlight w:val="yellow"/>
            </w:rPr>
            <w:delText>Fábio</w:delText>
          </w:r>
        </w:del>
      </w:ins>
    </w:p>
    <w:p w14:paraId="708374C9" w14:textId="77777777" w:rsidR="009B548A" w:rsidRPr="00114638" w:rsidDel="003F5591" w:rsidRDefault="009B548A" w:rsidP="009B548A">
      <w:pPr>
        <w:jc w:val="both"/>
        <w:rPr>
          <w:ins w:id="1111" w:author="Fabio B" w:date="2015-03-10T19:40:00Z"/>
          <w:del w:id="1112" w:author="Luiz Fernando Moura" w:date="2015-03-11T09:29:00Z"/>
          <w:rFonts w:ascii="Arial" w:hAnsi="Arial" w:cs="Arial"/>
          <w:b/>
          <w:sz w:val="30"/>
          <w:szCs w:val="30"/>
        </w:rPr>
      </w:pPr>
      <w:ins w:id="1113" w:author="Fabio B" w:date="2015-03-10T19:40:00Z">
        <w:del w:id="1114" w:author="Luiz Fernando Moura" w:date="2015-03-11T09:29:00Z">
          <w:r w:rsidRPr="00114638" w:rsidDel="003F5591">
            <w:rPr>
              <w:rFonts w:ascii="Arial" w:hAnsi="Arial" w:cs="Arial"/>
              <w:b/>
              <w:sz w:val="30"/>
              <w:szCs w:val="30"/>
            </w:rPr>
            <w:delText>Valor de Venda do Imóvel: R$ 500.000,00</w:delText>
          </w:r>
        </w:del>
      </w:ins>
    </w:p>
    <w:p w14:paraId="7E242758" w14:textId="77777777" w:rsidR="009B548A" w:rsidRPr="00114638" w:rsidDel="003F5591" w:rsidRDefault="009B548A" w:rsidP="009B548A">
      <w:pPr>
        <w:jc w:val="both"/>
        <w:rPr>
          <w:ins w:id="1115" w:author="Fabio B" w:date="2015-03-10T19:40:00Z"/>
          <w:del w:id="1116" w:author="Luiz Fernando Moura" w:date="2015-03-11T09:29:00Z"/>
          <w:rFonts w:ascii="Arial" w:hAnsi="Arial" w:cs="Arial"/>
          <w:b/>
          <w:sz w:val="30"/>
          <w:szCs w:val="30"/>
        </w:rPr>
      </w:pPr>
      <w:ins w:id="1117" w:author="Fabio B" w:date="2015-03-10T19:40:00Z">
        <w:del w:id="1118" w:author="Luiz Fernando Moura" w:date="2015-03-11T09:29:00Z">
          <w:r w:rsidRPr="00114638" w:rsidDel="003F5591">
            <w:rPr>
              <w:rFonts w:ascii="Arial" w:hAnsi="Arial" w:cs="Arial"/>
              <w:b/>
              <w:sz w:val="30"/>
              <w:szCs w:val="30"/>
            </w:rPr>
            <w:delText>Receitas</w:delText>
          </w:r>
          <w:r w:rsidRPr="00114638" w:rsidDel="003F5591">
            <w:rPr>
              <w:rFonts w:ascii="Arial" w:hAnsi="Arial" w:cs="Arial"/>
              <w:sz w:val="30"/>
              <w:szCs w:val="30"/>
            </w:rPr>
            <w:delText>:</w:delText>
          </w:r>
        </w:del>
      </w:ins>
    </w:p>
    <w:p w14:paraId="4C066390" w14:textId="77777777" w:rsidR="009B548A" w:rsidRPr="00114638" w:rsidDel="003F5591" w:rsidRDefault="009B548A" w:rsidP="009B548A">
      <w:pPr>
        <w:jc w:val="both"/>
        <w:rPr>
          <w:ins w:id="1119" w:author="Fabio B" w:date="2015-03-10T19:40:00Z"/>
          <w:del w:id="1120" w:author="Luiz Fernando Moura" w:date="2015-03-11T09:29:00Z"/>
          <w:rFonts w:ascii="Arial" w:hAnsi="Arial" w:cs="Arial"/>
          <w:sz w:val="30"/>
          <w:szCs w:val="30"/>
        </w:rPr>
      </w:pPr>
      <w:ins w:id="1121" w:author="Fabio B" w:date="2015-03-10T19:40:00Z">
        <w:del w:id="1122" w:author="Luiz Fernando Moura" w:date="2015-03-11T09:29:00Z">
          <w:r w:rsidRPr="00114638" w:rsidDel="003F5591">
            <w:rPr>
              <w:rFonts w:ascii="Arial" w:hAnsi="Arial" w:cs="Arial"/>
              <w:sz w:val="30"/>
              <w:szCs w:val="30"/>
            </w:rPr>
            <w:delText>Sinal</w:delText>
          </w:r>
          <w:r w:rsidDel="003F5591">
            <w:rPr>
              <w:rFonts w:ascii="Arial" w:hAnsi="Arial" w:cs="Arial"/>
              <w:sz w:val="30"/>
              <w:szCs w:val="30"/>
            </w:rPr>
            <w:delText xml:space="preserve"> 8%: </w:delText>
          </w:r>
          <w:r w:rsidDel="003F5591">
            <w:rPr>
              <w:rFonts w:ascii="Arial" w:hAnsi="Arial" w:cs="Arial"/>
              <w:sz w:val="30"/>
              <w:szCs w:val="30"/>
            </w:rPr>
            <w:tab/>
          </w:r>
          <w:r w:rsidDel="003F5591">
            <w:rPr>
              <w:rFonts w:ascii="Arial" w:hAnsi="Arial" w:cs="Arial"/>
              <w:sz w:val="30"/>
              <w:szCs w:val="30"/>
            </w:rPr>
            <w:tab/>
          </w:r>
          <w:r w:rsidDel="003F5591">
            <w:rPr>
              <w:rFonts w:ascii="Arial" w:hAnsi="Arial" w:cs="Arial"/>
              <w:sz w:val="30"/>
              <w:szCs w:val="30"/>
            </w:rPr>
            <w:tab/>
          </w:r>
          <w:r w:rsidDel="003F5591">
            <w:rPr>
              <w:rFonts w:ascii="Arial" w:hAnsi="Arial" w:cs="Arial"/>
              <w:sz w:val="30"/>
              <w:szCs w:val="30"/>
            </w:rPr>
            <w:tab/>
          </w:r>
          <w:r w:rsidDel="003F5591">
            <w:rPr>
              <w:rFonts w:ascii="Arial" w:hAnsi="Arial" w:cs="Arial"/>
              <w:sz w:val="30"/>
              <w:szCs w:val="30"/>
            </w:rPr>
            <w:tab/>
          </w:r>
          <w:r w:rsidDel="003F5591">
            <w:rPr>
              <w:rFonts w:ascii="Arial" w:hAnsi="Arial" w:cs="Arial"/>
              <w:sz w:val="30"/>
              <w:szCs w:val="30"/>
            </w:rPr>
            <w:tab/>
          </w:r>
          <w:r w:rsidDel="003F5591">
            <w:rPr>
              <w:rFonts w:ascii="Arial" w:hAnsi="Arial" w:cs="Arial"/>
              <w:sz w:val="30"/>
              <w:szCs w:val="30"/>
            </w:rPr>
            <w:tab/>
            <w:delText xml:space="preserve">        R$ 4</w:delText>
          </w:r>
          <w:r w:rsidRPr="00114638" w:rsidDel="003F5591">
            <w:rPr>
              <w:rFonts w:ascii="Arial" w:hAnsi="Arial" w:cs="Arial"/>
              <w:sz w:val="30"/>
              <w:szCs w:val="30"/>
            </w:rPr>
            <w:delText>0.000,00</w:delText>
          </w:r>
        </w:del>
      </w:ins>
    </w:p>
    <w:p w14:paraId="2C266A40" w14:textId="77777777" w:rsidR="009B548A" w:rsidRPr="00114638" w:rsidDel="003F5591" w:rsidRDefault="009B548A" w:rsidP="009B548A">
      <w:pPr>
        <w:jc w:val="both"/>
        <w:rPr>
          <w:ins w:id="1123" w:author="Fabio B" w:date="2015-03-10T19:40:00Z"/>
          <w:del w:id="1124" w:author="Luiz Fernando Moura" w:date="2015-03-11T09:29:00Z"/>
          <w:rFonts w:ascii="Arial" w:hAnsi="Arial" w:cs="Arial"/>
          <w:sz w:val="30"/>
          <w:szCs w:val="30"/>
        </w:rPr>
      </w:pPr>
      <w:ins w:id="1125" w:author="Fabio B" w:date="2015-03-10T19:40:00Z">
        <w:del w:id="1126" w:author="Luiz Fernando Moura" w:date="2015-03-11T09:29:00Z">
          <w:r w:rsidRPr="00114638" w:rsidDel="003F5591">
            <w:rPr>
              <w:rFonts w:ascii="Arial" w:hAnsi="Arial" w:cs="Arial"/>
              <w:b/>
              <w:sz w:val="30"/>
              <w:szCs w:val="30"/>
            </w:rPr>
            <w:delText>Desembolsos por parte do Incorporador</w:delText>
          </w:r>
          <w:r w:rsidRPr="00114638" w:rsidDel="003F5591">
            <w:rPr>
              <w:rFonts w:ascii="Arial" w:hAnsi="Arial" w:cs="Arial"/>
              <w:sz w:val="30"/>
              <w:szCs w:val="30"/>
            </w:rPr>
            <w:delText>:</w:delText>
          </w:r>
        </w:del>
      </w:ins>
    </w:p>
    <w:p w14:paraId="58C6D20B" w14:textId="77777777" w:rsidR="009B548A" w:rsidRPr="00114638" w:rsidDel="003F5591" w:rsidRDefault="009B548A" w:rsidP="009B548A">
      <w:pPr>
        <w:jc w:val="both"/>
        <w:rPr>
          <w:ins w:id="1127" w:author="Fabio B" w:date="2015-03-10T19:40:00Z"/>
          <w:del w:id="1128" w:author="Luiz Fernando Moura" w:date="2015-03-11T09:29:00Z"/>
          <w:rFonts w:ascii="Arial" w:hAnsi="Arial" w:cs="Arial"/>
          <w:sz w:val="30"/>
          <w:szCs w:val="30"/>
        </w:rPr>
      </w:pPr>
      <w:ins w:id="1129" w:author="Fabio B" w:date="2015-03-10T19:40:00Z">
        <w:del w:id="1130" w:author="Luiz Fernando Moura" w:date="2015-03-11T09:29:00Z">
          <w:r w:rsidRPr="00114638" w:rsidDel="003F5591">
            <w:rPr>
              <w:rFonts w:ascii="Arial" w:hAnsi="Arial" w:cs="Arial"/>
              <w:sz w:val="30"/>
              <w:szCs w:val="30"/>
            </w:rPr>
            <w:delText xml:space="preserve">Comissão de Venda (4% do valor de venda)  </w:delText>
          </w:r>
          <w:r w:rsidRPr="00114638" w:rsidDel="003F5591">
            <w:rPr>
              <w:rFonts w:ascii="Arial" w:hAnsi="Arial" w:cs="Arial"/>
              <w:sz w:val="30"/>
              <w:szCs w:val="30"/>
            </w:rPr>
            <w:tab/>
            <w:delText>R$ 20.000,00</w:delText>
          </w:r>
        </w:del>
      </w:ins>
    </w:p>
    <w:p w14:paraId="5E74E40F" w14:textId="77777777" w:rsidR="009B548A" w:rsidRPr="00114638" w:rsidDel="003F5591" w:rsidRDefault="009B548A" w:rsidP="009B548A">
      <w:pPr>
        <w:jc w:val="both"/>
        <w:rPr>
          <w:ins w:id="1131" w:author="Fabio B" w:date="2015-03-10T19:40:00Z"/>
          <w:del w:id="1132" w:author="Luiz Fernando Moura" w:date="2015-03-11T09:29:00Z"/>
          <w:rFonts w:ascii="Arial" w:hAnsi="Arial" w:cs="Arial"/>
          <w:sz w:val="30"/>
          <w:szCs w:val="30"/>
        </w:rPr>
      </w:pPr>
      <w:ins w:id="1133" w:author="Fabio B" w:date="2015-03-10T19:40:00Z">
        <w:del w:id="1134" w:author="Luiz Fernando Moura" w:date="2015-03-11T09:29:00Z">
          <w:r w:rsidRPr="00114638" w:rsidDel="003F5591">
            <w:rPr>
              <w:rFonts w:ascii="Arial" w:hAnsi="Arial" w:cs="Arial"/>
              <w:sz w:val="30"/>
              <w:szCs w:val="30"/>
            </w:rPr>
            <w:delText>Publicidade (5% do valor de venda)</w:delText>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delText>R$ 25.000,00</w:delText>
          </w:r>
        </w:del>
      </w:ins>
    </w:p>
    <w:p w14:paraId="455DFB26" w14:textId="77777777" w:rsidR="009B548A" w:rsidRPr="00114638" w:rsidDel="003F5591" w:rsidRDefault="009B548A" w:rsidP="009B548A">
      <w:pPr>
        <w:jc w:val="both"/>
        <w:rPr>
          <w:ins w:id="1135" w:author="Fabio B" w:date="2015-03-10T19:40:00Z"/>
          <w:del w:id="1136" w:author="Luiz Fernando Moura" w:date="2015-03-11T09:29:00Z"/>
          <w:rFonts w:ascii="Arial" w:hAnsi="Arial" w:cs="Arial"/>
          <w:sz w:val="30"/>
          <w:szCs w:val="30"/>
        </w:rPr>
      </w:pPr>
      <w:ins w:id="1137" w:author="Fabio B" w:date="2015-03-10T19:40:00Z">
        <w:del w:id="1138" w:author="Luiz Fernando Moura" w:date="2015-03-11T09:29:00Z">
          <w:r w:rsidRPr="00114638" w:rsidDel="003F5591">
            <w:rPr>
              <w:rFonts w:ascii="Arial" w:hAnsi="Arial" w:cs="Arial"/>
              <w:sz w:val="30"/>
              <w:szCs w:val="30"/>
            </w:rPr>
            <w:delText>Total:</w:delText>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r>
          <w:r w:rsidRPr="00114638" w:rsidDel="003F5591">
            <w:rPr>
              <w:rFonts w:ascii="Arial" w:hAnsi="Arial" w:cs="Arial"/>
              <w:sz w:val="30"/>
              <w:szCs w:val="30"/>
            </w:rPr>
            <w:tab/>
            <w:delText>R$ 45.000,00</w:delText>
          </w:r>
        </w:del>
      </w:ins>
    </w:p>
    <w:p w14:paraId="4178C9A1" w14:textId="77777777" w:rsidR="009B548A" w:rsidRDefault="009B548A" w:rsidP="00B814F2">
      <w:pPr>
        <w:spacing w:after="0" w:line="240" w:lineRule="auto"/>
        <w:jc w:val="both"/>
        <w:rPr>
          <w:ins w:id="1139" w:author="Fabio B" w:date="2015-03-10T19:10:00Z"/>
          <w:rFonts w:ascii="Arial" w:hAnsi="Arial" w:cs="Arial"/>
          <w:sz w:val="30"/>
          <w:szCs w:val="30"/>
        </w:rPr>
      </w:pPr>
    </w:p>
    <w:p w14:paraId="51DC03BF" w14:textId="77777777" w:rsidR="00983578" w:rsidDel="009F1923" w:rsidRDefault="00983578" w:rsidP="00B814F2">
      <w:pPr>
        <w:spacing w:after="0" w:line="240" w:lineRule="auto"/>
        <w:jc w:val="both"/>
        <w:rPr>
          <w:del w:id="1140" w:author="Fabio B" w:date="2015-03-10T19:20:00Z"/>
          <w:rFonts w:ascii="Arial" w:hAnsi="Arial" w:cs="Arial"/>
          <w:sz w:val="30"/>
          <w:szCs w:val="30"/>
        </w:rPr>
      </w:pPr>
    </w:p>
    <w:p w14:paraId="0088A390" w14:textId="77777777" w:rsidR="009A2793" w:rsidDel="009F1923" w:rsidRDefault="009A2793" w:rsidP="00B814F2">
      <w:pPr>
        <w:spacing w:after="0" w:line="240" w:lineRule="auto"/>
        <w:jc w:val="both"/>
        <w:rPr>
          <w:del w:id="1141" w:author="Fabio B" w:date="2015-03-10T19:20:00Z"/>
          <w:rFonts w:ascii="Arial" w:hAnsi="Arial" w:cs="Arial"/>
          <w:sz w:val="30"/>
          <w:szCs w:val="30"/>
        </w:rPr>
      </w:pPr>
    </w:p>
    <w:p w14:paraId="14F77161" w14:textId="77777777" w:rsidR="009A2793" w:rsidRPr="00114638" w:rsidDel="009F1923" w:rsidRDefault="009A2793" w:rsidP="009A2793">
      <w:pPr>
        <w:jc w:val="both"/>
        <w:rPr>
          <w:del w:id="1142" w:author="Fabio B" w:date="2015-03-10T19:20:00Z"/>
          <w:rFonts w:ascii="Arial" w:hAnsi="Arial" w:cs="Arial"/>
          <w:sz w:val="30"/>
          <w:szCs w:val="30"/>
        </w:rPr>
      </w:pPr>
      <w:del w:id="1143" w:author="Fabio B" w:date="2015-03-10T19:20:00Z">
        <w:r w:rsidRPr="00114638" w:rsidDel="009F1923">
          <w:rPr>
            <w:rFonts w:ascii="Arial" w:hAnsi="Arial" w:cs="Arial"/>
            <w:sz w:val="30"/>
            <w:szCs w:val="30"/>
          </w:rPr>
          <w:delText>Vejamos um exemplo:</w:delText>
        </w:r>
      </w:del>
    </w:p>
    <w:p w14:paraId="73C55434" w14:textId="77777777" w:rsidR="008C5961" w:rsidRPr="00114638" w:rsidDel="009F1923" w:rsidRDefault="009A2793" w:rsidP="009A2793">
      <w:pPr>
        <w:jc w:val="both"/>
        <w:rPr>
          <w:del w:id="1144" w:author="Fabio B" w:date="2015-03-10T19:20:00Z"/>
          <w:rFonts w:ascii="Arial" w:hAnsi="Arial" w:cs="Arial"/>
          <w:b/>
          <w:sz w:val="30"/>
          <w:szCs w:val="30"/>
        </w:rPr>
      </w:pPr>
      <w:del w:id="1145" w:author="Fabio B" w:date="2015-03-10T19:20:00Z">
        <w:r w:rsidRPr="00114638" w:rsidDel="009F1923">
          <w:rPr>
            <w:rFonts w:ascii="Arial" w:hAnsi="Arial" w:cs="Arial"/>
            <w:b/>
            <w:sz w:val="30"/>
            <w:szCs w:val="30"/>
          </w:rPr>
          <w:delText>Valor de Venda do Imóvel: R$ 500.000,00</w:delText>
        </w:r>
      </w:del>
    </w:p>
    <w:p w14:paraId="743C3C8C" w14:textId="77777777" w:rsidR="009A2793" w:rsidRPr="00114638" w:rsidDel="009F1923" w:rsidRDefault="008C5961" w:rsidP="009A2793">
      <w:pPr>
        <w:jc w:val="both"/>
        <w:rPr>
          <w:del w:id="1146" w:author="Fabio B" w:date="2015-03-10T19:20:00Z"/>
          <w:rFonts w:ascii="Arial" w:hAnsi="Arial" w:cs="Arial"/>
          <w:b/>
          <w:sz w:val="30"/>
          <w:szCs w:val="30"/>
        </w:rPr>
      </w:pPr>
      <w:del w:id="1147" w:author="Fabio B" w:date="2015-03-10T19:20:00Z">
        <w:r w:rsidRPr="00114638" w:rsidDel="009F1923">
          <w:rPr>
            <w:rFonts w:ascii="Arial" w:hAnsi="Arial" w:cs="Arial"/>
            <w:b/>
            <w:sz w:val="30"/>
            <w:szCs w:val="30"/>
          </w:rPr>
          <w:delText>Receitas</w:delText>
        </w:r>
        <w:r w:rsidR="009A2793" w:rsidRPr="00114638" w:rsidDel="009F1923">
          <w:rPr>
            <w:rFonts w:ascii="Arial" w:hAnsi="Arial" w:cs="Arial"/>
            <w:sz w:val="30"/>
            <w:szCs w:val="30"/>
          </w:rPr>
          <w:delText>:</w:delText>
        </w:r>
      </w:del>
    </w:p>
    <w:p w14:paraId="45EBAD70" w14:textId="77777777" w:rsidR="009A2793" w:rsidRPr="00114638" w:rsidDel="009F1923" w:rsidRDefault="009A2793" w:rsidP="009A2793">
      <w:pPr>
        <w:jc w:val="both"/>
        <w:rPr>
          <w:del w:id="1148" w:author="Fabio B" w:date="2015-03-10T19:20:00Z"/>
          <w:rFonts w:ascii="Arial" w:hAnsi="Arial" w:cs="Arial"/>
          <w:sz w:val="30"/>
          <w:szCs w:val="30"/>
        </w:rPr>
      </w:pPr>
      <w:del w:id="1149" w:author="Fabio B" w:date="2015-03-10T19:20:00Z">
        <w:r w:rsidRPr="00114638" w:rsidDel="009F1923">
          <w:rPr>
            <w:rFonts w:ascii="Arial" w:hAnsi="Arial" w:cs="Arial"/>
            <w:sz w:val="30"/>
            <w:szCs w:val="30"/>
          </w:rPr>
          <w:delText xml:space="preserve">Sinal: </w:delText>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delText>R$ 50.000,00</w:delText>
        </w:r>
      </w:del>
    </w:p>
    <w:p w14:paraId="7D696EC9" w14:textId="77777777" w:rsidR="009A2793" w:rsidRPr="00114638" w:rsidDel="009F1923" w:rsidRDefault="009A2793" w:rsidP="009A2793">
      <w:pPr>
        <w:jc w:val="both"/>
        <w:rPr>
          <w:del w:id="1150" w:author="Fabio B" w:date="2015-03-10T19:20:00Z"/>
          <w:rFonts w:ascii="Arial" w:hAnsi="Arial" w:cs="Arial"/>
          <w:sz w:val="30"/>
          <w:szCs w:val="30"/>
        </w:rPr>
      </w:pPr>
      <w:del w:id="1151" w:author="Fabio B" w:date="2015-03-10T19:20:00Z">
        <w:r w:rsidRPr="00114638" w:rsidDel="009F1923">
          <w:rPr>
            <w:rFonts w:ascii="Arial" w:hAnsi="Arial" w:cs="Arial"/>
            <w:sz w:val="30"/>
            <w:szCs w:val="30"/>
          </w:rPr>
          <w:delText xml:space="preserve">Pagamento durante a construção: </w:delText>
        </w:r>
        <w:r w:rsidRPr="00114638" w:rsidDel="009F1923">
          <w:rPr>
            <w:rFonts w:ascii="Arial" w:hAnsi="Arial" w:cs="Arial"/>
            <w:sz w:val="30"/>
            <w:szCs w:val="30"/>
          </w:rPr>
          <w:tab/>
        </w:r>
        <w:r w:rsidRPr="00114638" w:rsidDel="009F1923">
          <w:rPr>
            <w:rFonts w:ascii="Arial" w:hAnsi="Arial" w:cs="Arial"/>
            <w:sz w:val="30"/>
            <w:szCs w:val="30"/>
          </w:rPr>
          <w:tab/>
          <w:delText>R$ 108.000,00</w:delText>
        </w:r>
      </w:del>
    </w:p>
    <w:p w14:paraId="50CC11B3" w14:textId="77777777" w:rsidR="009A2793" w:rsidRPr="00114638" w:rsidDel="009F1923" w:rsidRDefault="009A2793" w:rsidP="009A2793">
      <w:pPr>
        <w:jc w:val="both"/>
        <w:rPr>
          <w:del w:id="1152" w:author="Fabio B" w:date="2015-03-10T19:20:00Z"/>
          <w:rFonts w:ascii="Arial" w:hAnsi="Arial" w:cs="Arial"/>
          <w:sz w:val="30"/>
          <w:szCs w:val="30"/>
        </w:rPr>
      </w:pPr>
      <w:del w:id="1153" w:author="Fabio B" w:date="2015-03-10T19:20:00Z">
        <w:r w:rsidRPr="00114638" w:rsidDel="009F1923">
          <w:rPr>
            <w:rFonts w:ascii="Arial" w:hAnsi="Arial" w:cs="Arial"/>
            <w:sz w:val="30"/>
            <w:szCs w:val="30"/>
          </w:rPr>
          <w:delText>(36 parcelas de R$3.000,00 – 1ª - 30 dias após o sinal)</w:delText>
        </w:r>
      </w:del>
    </w:p>
    <w:p w14:paraId="3FCFE375" w14:textId="77777777" w:rsidR="009A2793" w:rsidRPr="00114638" w:rsidDel="009F1923" w:rsidRDefault="009A2793" w:rsidP="009A2793">
      <w:pPr>
        <w:jc w:val="both"/>
        <w:rPr>
          <w:del w:id="1154" w:author="Fabio B" w:date="2015-03-10T19:20:00Z"/>
          <w:rFonts w:ascii="Arial" w:hAnsi="Arial" w:cs="Arial"/>
          <w:sz w:val="30"/>
          <w:szCs w:val="30"/>
        </w:rPr>
      </w:pPr>
      <w:del w:id="1155" w:author="Fabio B" w:date="2015-03-10T19:20:00Z">
        <w:r w:rsidRPr="00114638" w:rsidDel="009F1923">
          <w:rPr>
            <w:rFonts w:ascii="Arial" w:hAnsi="Arial" w:cs="Arial"/>
            <w:sz w:val="30"/>
            <w:szCs w:val="30"/>
          </w:rPr>
          <w:delText xml:space="preserve">Parcela de Financiamento:                </w:delText>
        </w:r>
        <w:r w:rsidRPr="00114638" w:rsidDel="009F1923">
          <w:rPr>
            <w:rFonts w:ascii="Arial" w:hAnsi="Arial" w:cs="Arial"/>
            <w:sz w:val="30"/>
            <w:szCs w:val="30"/>
          </w:rPr>
          <w:tab/>
        </w:r>
        <w:r w:rsidRPr="00114638" w:rsidDel="009F1923">
          <w:rPr>
            <w:rFonts w:ascii="Arial" w:hAnsi="Arial" w:cs="Arial"/>
            <w:sz w:val="30"/>
            <w:szCs w:val="30"/>
          </w:rPr>
          <w:tab/>
          <w:delText>R$ 342.000,00</w:delText>
        </w:r>
      </w:del>
    </w:p>
    <w:p w14:paraId="2555DAC5" w14:textId="77777777" w:rsidR="009A2793" w:rsidRPr="00114638" w:rsidDel="009F1923" w:rsidRDefault="009A2793" w:rsidP="009A2793">
      <w:pPr>
        <w:jc w:val="both"/>
        <w:rPr>
          <w:del w:id="1156" w:author="Fabio B" w:date="2015-03-10T19:20:00Z"/>
          <w:rFonts w:ascii="Arial" w:hAnsi="Arial" w:cs="Arial"/>
          <w:sz w:val="30"/>
          <w:szCs w:val="30"/>
        </w:rPr>
      </w:pPr>
    </w:p>
    <w:p w14:paraId="69B6742E" w14:textId="77777777" w:rsidR="009A2793" w:rsidRPr="00114638" w:rsidDel="009F1923" w:rsidRDefault="009A2793" w:rsidP="009A2793">
      <w:pPr>
        <w:jc w:val="both"/>
        <w:rPr>
          <w:del w:id="1157" w:author="Fabio B" w:date="2015-03-10T19:20:00Z"/>
          <w:rFonts w:ascii="Arial" w:hAnsi="Arial" w:cs="Arial"/>
          <w:sz w:val="30"/>
          <w:szCs w:val="30"/>
        </w:rPr>
      </w:pPr>
      <w:del w:id="1158" w:author="Fabio B" w:date="2015-03-10T19:20:00Z">
        <w:r w:rsidRPr="00114638" w:rsidDel="009F1923">
          <w:rPr>
            <w:rFonts w:ascii="Arial" w:hAnsi="Arial" w:cs="Arial"/>
            <w:sz w:val="30"/>
            <w:szCs w:val="30"/>
          </w:rPr>
          <w:delText>Após o pagamento de sinal e de 4 parcelas das 36, o adquirente se torna inadimplente:</w:delText>
        </w:r>
      </w:del>
    </w:p>
    <w:p w14:paraId="179406E5" w14:textId="77777777" w:rsidR="009A2793" w:rsidRPr="00114638" w:rsidDel="009F1923" w:rsidRDefault="009A2793" w:rsidP="009A2793">
      <w:pPr>
        <w:jc w:val="both"/>
        <w:rPr>
          <w:del w:id="1159" w:author="Fabio B" w:date="2015-03-10T19:20:00Z"/>
          <w:rFonts w:ascii="Arial" w:hAnsi="Arial" w:cs="Arial"/>
          <w:sz w:val="30"/>
          <w:szCs w:val="30"/>
        </w:rPr>
      </w:pPr>
      <w:del w:id="1160" w:author="Fabio B" w:date="2015-03-10T19:20:00Z">
        <w:r w:rsidRPr="00114638" w:rsidDel="009F1923">
          <w:rPr>
            <w:rFonts w:ascii="Arial" w:hAnsi="Arial" w:cs="Arial"/>
            <w:sz w:val="30"/>
            <w:szCs w:val="30"/>
          </w:rPr>
          <w:delText>Valor pago até então:</w:delText>
        </w:r>
      </w:del>
    </w:p>
    <w:p w14:paraId="24D92E2C" w14:textId="77777777" w:rsidR="009A2793" w:rsidRPr="00114638" w:rsidDel="009F1923" w:rsidRDefault="009A2793" w:rsidP="009A2793">
      <w:pPr>
        <w:jc w:val="both"/>
        <w:rPr>
          <w:del w:id="1161" w:author="Fabio B" w:date="2015-03-10T19:20:00Z"/>
          <w:rFonts w:ascii="Arial" w:hAnsi="Arial" w:cs="Arial"/>
          <w:sz w:val="30"/>
          <w:szCs w:val="30"/>
        </w:rPr>
      </w:pPr>
      <w:del w:id="1162" w:author="Fabio B" w:date="2015-03-10T19:20:00Z">
        <w:r w:rsidRPr="00114638" w:rsidDel="009F1923">
          <w:rPr>
            <w:rFonts w:ascii="Arial" w:hAnsi="Arial" w:cs="Arial"/>
            <w:sz w:val="30"/>
            <w:szCs w:val="30"/>
          </w:rPr>
          <w:delText>R$ 50.000,00 + R$ 12.000,00  = R$ 62.000,00</w:delText>
        </w:r>
      </w:del>
    </w:p>
    <w:p w14:paraId="3ACD238E" w14:textId="77777777" w:rsidR="009A2793" w:rsidRPr="00114638" w:rsidDel="009F1923" w:rsidRDefault="009A2793" w:rsidP="009A2793">
      <w:pPr>
        <w:jc w:val="both"/>
        <w:rPr>
          <w:del w:id="1163" w:author="Fabio B" w:date="2015-03-10T19:20:00Z"/>
          <w:rFonts w:ascii="Arial" w:hAnsi="Arial" w:cs="Arial"/>
          <w:sz w:val="30"/>
          <w:szCs w:val="30"/>
        </w:rPr>
      </w:pPr>
    </w:p>
    <w:p w14:paraId="6AD9C2B2" w14:textId="77777777" w:rsidR="009A2793" w:rsidRPr="00114638" w:rsidDel="009F1923" w:rsidRDefault="009A2793" w:rsidP="009A2793">
      <w:pPr>
        <w:jc w:val="both"/>
        <w:rPr>
          <w:del w:id="1164" w:author="Fabio B" w:date="2015-03-10T19:20:00Z"/>
          <w:rFonts w:ascii="Arial" w:hAnsi="Arial" w:cs="Arial"/>
          <w:sz w:val="30"/>
          <w:szCs w:val="30"/>
        </w:rPr>
      </w:pPr>
      <w:del w:id="1165" w:author="Fabio B" w:date="2015-03-10T19:20:00Z">
        <w:r w:rsidRPr="00114638" w:rsidDel="009F1923">
          <w:rPr>
            <w:rFonts w:ascii="Arial" w:hAnsi="Arial" w:cs="Arial"/>
            <w:b/>
            <w:sz w:val="30"/>
            <w:szCs w:val="30"/>
          </w:rPr>
          <w:delText>Desembolsos por parte do Incorporador</w:delText>
        </w:r>
        <w:r w:rsidRPr="00114638" w:rsidDel="009F1923">
          <w:rPr>
            <w:rFonts w:ascii="Arial" w:hAnsi="Arial" w:cs="Arial"/>
            <w:sz w:val="30"/>
            <w:szCs w:val="30"/>
          </w:rPr>
          <w:delText>:</w:delText>
        </w:r>
      </w:del>
    </w:p>
    <w:p w14:paraId="3F0F04C6" w14:textId="77777777" w:rsidR="009A2793" w:rsidRPr="00114638" w:rsidDel="009F1923" w:rsidRDefault="009A2793" w:rsidP="009A2793">
      <w:pPr>
        <w:jc w:val="both"/>
        <w:rPr>
          <w:del w:id="1166" w:author="Fabio B" w:date="2015-03-10T19:20:00Z"/>
          <w:rFonts w:ascii="Arial" w:hAnsi="Arial" w:cs="Arial"/>
          <w:sz w:val="30"/>
          <w:szCs w:val="30"/>
        </w:rPr>
      </w:pPr>
      <w:del w:id="1167" w:author="Fabio B" w:date="2015-03-10T19:20:00Z">
        <w:r w:rsidRPr="00114638" w:rsidDel="009F1923">
          <w:rPr>
            <w:rFonts w:ascii="Arial" w:hAnsi="Arial" w:cs="Arial"/>
            <w:sz w:val="30"/>
            <w:szCs w:val="30"/>
          </w:rPr>
          <w:delText xml:space="preserve">Comissão de Venda (4% do valor de venda)  </w:delText>
        </w:r>
        <w:r w:rsidRPr="00114638" w:rsidDel="009F1923">
          <w:rPr>
            <w:rFonts w:ascii="Arial" w:hAnsi="Arial" w:cs="Arial"/>
            <w:sz w:val="30"/>
            <w:szCs w:val="30"/>
          </w:rPr>
          <w:tab/>
          <w:delText>R$ 20.000,00</w:delText>
        </w:r>
      </w:del>
    </w:p>
    <w:p w14:paraId="3E36FF2A" w14:textId="77777777" w:rsidR="009A2793" w:rsidRPr="00114638" w:rsidDel="009F1923" w:rsidRDefault="009A2793" w:rsidP="009A2793">
      <w:pPr>
        <w:jc w:val="both"/>
        <w:rPr>
          <w:del w:id="1168" w:author="Fabio B" w:date="2015-03-10T19:20:00Z"/>
          <w:rFonts w:ascii="Arial" w:hAnsi="Arial" w:cs="Arial"/>
          <w:sz w:val="30"/>
          <w:szCs w:val="30"/>
        </w:rPr>
      </w:pPr>
      <w:del w:id="1169" w:author="Fabio B" w:date="2015-03-10T19:20:00Z">
        <w:r w:rsidRPr="00114638" w:rsidDel="009F1923">
          <w:rPr>
            <w:rFonts w:ascii="Arial" w:hAnsi="Arial" w:cs="Arial"/>
            <w:sz w:val="30"/>
            <w:szCs w:val="30"/>
          </w:rPr>
          <w:delText>Publicidade (5% do valor de venda)</w:delText>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delText>R$ 25.000,00</w:delText>
        </w:r>
      </w:del>
    </w:p>
    <w:p w14:paraId="5EE7C2ED" w14:textId="77777777" w:rsidR="009A2793" w:rsidRPr="00114638" w:rsidDel="009F1923" w:rsidRDefault="009A2793" w:rsidP="009A2793">
      <w:pPr>
        <w:jc w:val="both"/>
        <w:rPr>
          <w:del w:id="1170" w:author="Fabio B" w:date="2015-03-10T19:20:00Z"/>
          <w:rFonts w:ascii="Arial" w:hAnsi="Arial" w:cs="Arial"/>
          <w:sz w:val="30"/>
          <w:szCs w:val="30"/>
        </w:rPr>
      </w:pPr>
      <w:del w:id="1171" w:author="Fabio B" w:date="2015-03-10T19:20:00Z">
        <w:r w:rsidRPr="00114638" w:rsidDel="009F1923">
          <w:rPr>
            <w:rFonts w:ascii="Arial" w:hAnsi="Arial" w:cs="Arial"/>
            <w:sz w:val="30"/>
            <w:szCs w:val="30"/>
          </w:rPr>
          <w:delText>Total:</w:delText>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r>
        <w:r w:rsidRPr="00114638" w:rsidDel="009F1923">
          <w:rPr>
            <w:rFonts w:ascii="Arial" w:hAnsi="Arial" w:cs="Arial"/>
            <w:sz w:val="30"/>
            <w:szCs w:val="30"/>
          </w:rPr>
          <w:tab/>
          <w:delText>R$ 45.000,00</w:delText>
        </w:r>
      </w:del>
    </w:p>
    <w:p w14:paraId="7C2DE1AD" w14:textId="77777777" w:rsidR="009A2793" w:rsidRPr="00114638" w:rsidDel="009F1923" w:rsidRDefault="009A2793" w:rsidP="009A2793">
      <w:pPr>
        <w:jc w:val="both"/>
        <w:rPr>
          <w:del w:id="1172" w:author="Fabio B" w:date="2015-03-10T19:20:00Z"/>
          <w:rFonts w:ascii="Arial" w:hAnsi="Arial" w:cs="Arial"/>
          <w:sz w:val="30"/>
          <w:szCs w:val="30"/>
        </w:rPr>
      </w:pPr>
    </w:p>
    <w:p w14:paraId="0737930D" w14:textId="77777777" w:rsidR="009A2793" w:rsidRPr="00114638" w:rsidDel="009F1923" w:rsidRDefault="009A2793" w:rsidP="009A2793">
      <w:pPr>
        <w:jc w:val="both"/>
        <w:rPr>
          <w:del w:id="1173" w:author="Fabio B" w:date="2015-03-10T19:20:00Z"/>
          <w:rFonts w:ascii="Arial" w:hAnsi="Arial" w:cs="Arial"/>
          <w:sz w:val="30"/>
          <w:szCs w:val="30"/>
        </w:rPr>
      </w:pPr>
      <w:del w:id="1174" w:author="Fabio B" w:date="2015-03-10T19:20:00Z">
        <w:r w:rsidRPr="00114638" w:rsidDel="009F1923">
          <w:rPr>
            <w:rFonts w:ascii="Arial" w:hAnsi="Arial" w:cs="Arial"/>
            <w:sz w:val="30"/>
            <w:szCs w:val="30"/>
          </w:rPr>
          <w:delText>Neste caso podemos observar que só a comissão e as despesas de publicidade representam 72,58% do valor recebido ou 90% do valor do sinal.</w:delText>
        </w:r>
      </w:del>
    </w:p>
    <w:p w14:paraId="7A110E18" w14:textId="77777777" w:rsidR="009A2793" w:rsidRPr="00114638" w:rsidDel="009F1923" w:rsidRDefault="009A2793" w:rsidP="009A2793">
      <w:pPr>
        <w:jc w:val="both"/>
        <w:rPr>
          <w:del w:id="1175" w:author="Fabio B" w:date="2015-03-10T19:20:00Z"/>
          <w:rFonts w:ascii="Arial" w:hAnsi="Arial" w:cs="Arial"/>
          <w:sz w:val="30"/>
          <w:szCs w:val="30"/>
        </w:rPr>
      </w:pPr>
      <w:del w:id="1176" w:author="Fabio B" w:date="2015-03-10T19:20:00Z">
        <w:r w:rsidRPr="00114638" w:rsidDel="009F1923">
          <w:rPr>
            <w:rFonts w:ascii="Arial" w:hAnsi="Arial" w:cs="Arial"/>
            <w:sz w:val="30"/>
            <w:szCs w:val="30"/>
          </w:rPr>
          <w:delText xml:space="preserve">Como em alguns casos o incorporador tem sido obrigado a devolver 80% dos valores recebidos (neste caso seria a importância de R$ 49.600), restaria para ele R$ 12.400,00 da receita e os mesmos R$45.000,00 de desembolso, </w:delText>
        </w:r>
        <w:r w:rsidR="00C74D96" w:rsidDel="009F1923">
          <w:rPr>
            <w:rFonts w:ascii="Arial" w:hAnsi="Arial" w:cs="Arial"/>
            <w:sz w:val="30"/>
            <w:szCs w:val="30"/>
          </w:rPr>
          <w:delText>gerando uma diferença</w:delText>
        </w:r>
        <w:r w:rsidRPr="00114638" w:rsidDel="009F1923">
          <w:rPr>
            <w:rFonts w:ascii="Arial" w:hAnsi="Arial" w:cs="Arial"/>
            <w:sz w:val="30"/>
            <w:szCs w:val="30"/>
          </w:rPr>
          <w:delText xml:space="preserve"> de R$32.600,00</w:delText>
        </w:r>
        <w:r w:rsidR="00C74D96" w:rsidDel="009F1923">
          <w:rPr>
            <w:rFonts w:ascii="Arial" w:hAnsi="Arial" w:cs="Arial"/>
            <w:sz w:val="30"/>
            <w:szCs w:val="30"/>
          </w:rPr>
          <w:delText>.</w:delText>
        </w:r>
        <w:r w:rsidRPr="00114638" w:rsidDel="009F1923">
          <w:rPr>
            <w:rFonts w:ascii="Arial" w:hAnsi="Arial" w:cs="Arial"/>
            <w:sz w:val="30"/>
            <w:szCs w:val="30"/>
          </w:rPr>
          <w:delText xml:space="preserve"> </w:delText>
        </w:r>
      </w:del>
    </w:p>
    <w:p w14:paraId="7B56ADA5" w14:textId="77777777" w:rsidR="008C5961" w:rsidRPr="00114638" w:rsidDel="009F1923" w:rsidRDefault="008C5961" w:rsidP="009A2793">
      <w:pPr>
        <w:jc w:val="both"/>
        <w:rPr>
          <w:del w:id="1177" w:author="Fabio B" w:date="2015-03-10T19:20:00Z"/>
          <w:rFonts w:ascii="Arial" w:hAnsi="Arial" w:cs="Arial"/>
          <w:sz w:val="30"/>
          <w:szCs w:val="30"/>
        </w:rPr>
      </w:pPr>
      <w:del w:id="1178" w:author="Fabio B" w:date="2015-03-10T19:20:00Z">
        <w:r w:rsidRPr="00114638" w:rsidDel="009F1923">
          <w:rPr>
            <w:rFonts w:ascii="Arial" w:hAnsi="Arial" w:cs="Arial"/>
            <w:sz w:val="30"/>
            <w:szCs w:val="30"/>
          </w:rPr>
          <w:delText>Além destes custos, o incorporador também corre o risco de não encontrar comprador para o imóvel no momento em que recolocar o mesmo à venda.</w:delText>
        </w:r>
      </w:del>
    </w:p>
    <w:p w14:paraId="475087C1" w14:textId="77777777" w:rsidR="009A2793" w:rsidRPr="00FA6585" w:rsidDel="009F1923" w:rsidRDefault="009A2793" w:rsidP="00B814F2">
      <w:pPr>
        <w:spacing w:after="0" w:line="240" w:lineRule="auto"/>
        <w:jc w:val="both"/>
        <w:rPr>
          <w:del w:id="1179" w:author="Fabio B" w:date="2015-03-10T19:20:00Z"/>
          <w:rFonts w:ascii="Arial" w:hAnsi="Arial" w:cs="Arial"/>
          <w:sz w:val="30"/>
          <w:szCs w:val="30"/>
        </w:rPr>
      </w:pPr>
    </w:p>
    <w:p w14:paraId="7774D7D8" w14:textId="77777777" w:rsidR="004542AC" w:rsidRPr="00FA6585" w:rsidDel="009F1923" w:rsidRDefault="004542AC" w:rsidP="00FA6585">
      <w:pPr>
        <w:jc w:val="both"/>
        <w:rPr>
          <w:del w:id="1180" w:author="Fabio B" w:date="2015-03-10T19:20:00Z"/>
          <w:rFonts w:ascii="Arial" w:hAnsi="Arial" w:cs="Arial"/>
          <w:sz w:val="30"/>
          <w:szCs w:val="30"/>
        </w:rPr>
      </w:pPr>
    </w:p>
    <w:p w14:paraId="5889666A" w14:textId="77777777" w:rsidR="004542AC" w:rsidRPr="00FA6585" w:rsidDel="009F1923" w:rsidRDefault="004542AC" w:rsidP="00FA6585">
      <w:pPr>
        <w:jc w:val="both"/>
        <w:rPr>
          <w:del w:id="1181" w:author="Fabio B" w:date="2015-03-10T19:20:00Z"/>
          <w:rFonts w:ascii="Arial" w:hAnsi="Arial" w:cs="Arial"/>
          <w:sz w:val="30"/>
          <w:szCs w:val="30"/>
        </w:rPr>
      </w:pPr>
    </w:p>
    <w:p w14:paraId="2A2ACE8B" w14:textId="77777777" w:rsidR="0037472F" w:rsidDel="009F1923" w:rsidRDefault="0037472F">
      <w:pPr>
        <w:spacing w:after="200" w:line="276" w:lineRule="auto"/>
        <w:rPr>
          <w:del w:id="1182" w:author="Fabio B" w:date="2015-03-10T19:20:00Z"/>
          <w:rFonts w:ascii="Arial" w:hAnsi="Arial" w:cs="Arial"/>
          <w:sz w:val="30"/>
          <w:szCs w:val="30"/>
        </w:rPr>
      </w:pPr>
      <w:del w:id="1183" w:author="Fabio B" w:date="2015-03-10T19:20:00Z">
        <w:r w:rsidDel="009F1923">
          <w:rPr>
            <w:rFonts w:ascii="Arial" w:hAnsi="Arial" w:cs="Arial"/>
            <w:sz w:val="30"/>
            <w:szCs w:val="30"/>
          </w:rPr>
          <w:br w:type="page"/>
        </w:r>
      </w:del>
    </w:p>
    <w:p w14:paraId="474282C3" w14:textId="77777777" w:rsidR="009F1923" w:rsidRDefault="009F1923">
      <w:pPr>
        <w:spacing w:after="200" w:line="276" w:lineRule="auto"/>
        <w:rPr>
          <w:ins w:id="1184" w:author="Fabio B" w:date="2015-03-10T19:20:00Z"/>
          <w:rFonts w:ascii="Arial" w:hAnsi="Arial" w:cs="Arial"/>
          <w:b/>
          <w:sz w:val="30"/>
          <w:szCs w:val="30"/>
        </w:rPr>
        <w:pPrChange w:id="1185" w:author="Fabio B" w:date="2015-03-10T19:20:00Z">
          <w:pPr>
            <w:jc w:val="both"/>
          </w:pPr>
        </w:pPrChange>
      </w:pPr>
    </w:p>
    <w:p w14:paraId="5D9F4BA1" w14:textId="77777777" w:rsidR="00002CBD" w:rsidRPr="006900FE" w:rsidRDefault="00D8646D">
      <w:pPr>
        <w:spacing w:after="200" w:line="276" w:lineRule="auto"/>
        <w:rPr>
          <w:rFonts w:ascii="Arial" w:hAnsi="Arial"/>
          <w:b/>
          <w:w w:val="106"/>
          <w:sz w:val="30"/>
          <w:szCs w:val="30"/>
        </w:rPr>
        <w:pPrChange w:id="1186" w:author="Fabio B" w:date="2015-03-10T19:20:00Z">
          <w:pPr>
            <w:jc w:val="both"/>
          </w:pPr>
        </w:pPrChange>
      </w:pPr>
      <w:r>
        <w:rPr>
          <w:rFonts w:ascii="Arial" w:hAnsi="Arial" w:cs="Arial"/>
          <w:b/>
          <w:sz w:val="30"/>
          <w:szCs w:val="30"/>
        </w:rPr>
        <w:t xml:space="preserve">Guia de referência </w:t>
      </w:r>
      <w:r w:rsidR="00605D67" w:rsidRPr="00605D67">
        <w:rPr>
          <w:rFonts w:ascii="Arial" w:hAnsi="Arial" w:cs="Arial"/>
          <w:b/>
          <w:sz w:val="30"/>
          <w:szCs w:val="30"/>
        </w:rPr>
        <w:t>do setor imobiliário</w:t>
      </w:r>
    </w:p>
    <w:p w14:paraId="432542B2" w14:textId="77777777" w:rsidR="00002CBD" w:rsidRPr="00FA6585" w:rsidRDefault="00002CBD" w:rsidP="00FA6585">
      <w:pPr>
        <w:jc w:val="both"/>
        <w:rPr>
          <w:rFonts w:ascii="Arial" w:hAnsi="Arial"/>
          <w:b/>
          <w:w w:val="106"/>
          <w:sz w:val="30"/>
          <w:szCs w:val="30"/>
        </w:rPr>
      </w:pPr>
    </w:p>
    <w:p w14:paraId="077C6D07" w14:textId="77777777" w:rsidR="00002CBD" w:rsidRPr="00FA6585" w:rsidRDefault="00986328" w:rsidP="00FA6585">
      <w:pPr>
        <w:jc w:val="both"/>
        <w:rPr>
          <w:rFonts w:ascii="Arial" w:hAnsi="Arial"/>
          <w:b/>
          <w:w w:val="106"/>
          <w:sz w:val="30"/>
          <w:szCs w:val="30"/>
          <w:highlight w:val="darkGray"/>
        </w:rPr>
      </w:pPr>
      <w:r>
        <w:rPr>
          <w:rFonts w:ascii="Arial" w:hAnsi="Arial"/>
          <w:b/>
          <w:w w:val="106"/>
          <w:sz w:val="30"/>
          <w:szCs w:val="30"/>
        </w:rPr>
        <w:t>Descrição de e</w:t>
      </w:r>
      <w:r w:rsidR="00002CBD" w:rsidRPr="00FA6585">
        <w:rPr>
          <w:rFonts w:ascii="Arial" w:hAnsi="Arial"/>
          <w:b/>
          <w:w w:val="106"/>
          <w:sz w:val="30"/>
          <w:szCs w:val="30"/>
        </w:rPr>
        <w:t>ntidades</w:t>
      </w:r>
    </w:p>
    <w:p w14:paraId="4B6F4829" w14:textId="77777777" w:rsidR="007F3C6E" w:rsidRDefault="00002CBD">
      <w:pPr>
        <w:ind w:left="708"/>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w:t>
      </w:r>
      <w:r w:rsidR="00986328">
        <w:rPr>
          <w:rFonts w:ascii="Arial" w:hAnsi="Arial"/>
          <w:w w:val="106"/>
          <w:sz w:val="30"/>
          <w:szCs w:val="30"/>
        </w:rPr>
        <w:t>–</w:t>
      </w:r>
      <w:r w:rsidRPr="00FA6585">
        <w:rPr>
          <w:rFonts w:ascii="Arial" w:hAnsi="Arial"/>
          <w:w w:val="106"/>
          <w:sz w:val="30"/>
          <w:szCs w:val="30"/>
        </w:rPr>
        <w:t xml:space="preserve"> </w:t>
      </w:r>
      <w:r w:rsidR="00622C40">
        <w:rPr>
          <w:rFonts w:ascii="Arial" w:hAnsi="Arial"/>
          <w:w w:val="106"/>
          <w:sz w:val="30"/>
          <w:szCs w:val="30"/>
        </w:rPr>
        <w:t>I</w:t>
      </w:r>
      <w:r w:rsidRPr="00FA6585">
        <w:rPr>
          <w:rFonts w:ascii="Arial" w:hAnsi="Arial"/>
          <w:w w:val="106"/>
          <w:sz w:val="30"/>
          <w:szCs w:val="30"/>
        </w:rPr>
        <w:t>nstituição financeira, pública ou privada, com a qual é contratado financiamento imobiliário. Atua também como agente credenciado para a administração dos Fundos de Investimentos Imobiliários.</w:t>
      </w:r>
    </w:p>
    <w:p w14:paraId="07302397" w14:textId="77777777" w:rsidR="007F3C6E" w:rsidRDefault="00002CBD">
      <w:pPr>
        <w:ind w:left="708"/>
        <w:jc w:val="both"/>
        <w:rPr>
          <w:rFonts w:ascii="Arial" w:hAnsi="Arial"/>
          <w:w w:val="106"/>
          <w:sz w:val="30"/>
          <w:szCs w:val="30"/>
        </w:rPr>
      </w:pPr>
      <w:r w:rsidRPr="00FA6585">
        <w:rPr>
          <w:rFonts w:ascii="Arial" w:hAnsi="Arial"/>
          <w:b/>
          <w:w w:val="106"/>
          <w:sz w:val="30"/>
          <w:szCs w:val="30"/>
        </w:rPr>
        <w:t>Assessores e consultores imobiliários</w:t>
      </w:r>
      <w:r w:rsidR="00622C40">
        <w:rPr>
          <w:rFonts w:ascii="Arial" w:hAnsi="Arial"/>
          <w:w w:val="106"/>
          <w:sz w:val="30"/>
          <w:szCs w:val="30"/>
        </w:rPr>
        <w:t xml:space="preserve"> – P</w:t>
      </w:r>
      <w:r w:rsidRPr="00FA6585">
        <w:rPr>
          <w:rFonts w:ascii="Arial" w:hAnsi="Arial"/>
          <w:w w:val="106"/>
          <w:sz w:val="30"/>
          <w:szCs w:val="30"/>
        </w:rPr>
        <w:t>rofissionais constituídos em empresas ou consultores independentes que auxiliam o comprador/vendedor, tanto técnica como jurídica e financeiramente, de forma a obter um melhor negócio. Em troca, recebem honorários que devem ser previamente ajustados</w:t>
      </w:r>
      <w:r w:rsidR="00986328">
        <w:rPr>
          <w:rFonts w:ascii="Arial" w:hAnsi="Arial"/>
          <w:w w:val="106"/>
          <w:sz w:val="30"/>
          <w:szCs w:val="30"/>
        </w:rPr>
        <w:t xml:space="preserve">, </w:t>
      </w:r>
      <w:r w:rsidRPr="00FA6585">
        <w:rPr>
          <w:rFonts w:ascii="Arial" w:hAnsi="Arial"/>
          <w:w w:val="106"/>
          <w:sz w:val="30"/>
          <w:szCs w:val="30"/>
        </w:rPr>
        <w:t>podendo atingir 10% do valor do imóvel</w:t>
      </w:r>
      <w:r w:rsidR="00986328">
        <w:rPr>
          <w:rFonts w:ascii="Arial" w:hAnsi="Arial"/>
          <w:w w:val="106"/>
          <w:sz w:val="30"/>
          <w:szCs w:val="30"/>
        </w:rPr>
        <w:t xml:space="preserve">, </w:t>
      </w:r>
      <w:r w:rsidRPr="00FA6585">
        <w:rPr>
          <w:rFonts w:ascii="Arial" w:hAnsi="Arial"/>
          <w:w w:val="106"/>
          <w:sz w:val="30"/>
          <w:szCs w:val="30"/>
        </w:rPr>
        <w:t>e pagos na conclusão da prestação do serviço, com a entrega da escritura de compra e venda.</w:t>
      </w:r>
    </w:p>
    <w:p w14:paraId="5CD21166" w14:textId="77777777" w:rsidR="007F3C6E" w:rsidRDefault="00002CBD">
      <w:pPr>
        <w:ind w:left="708"/>
        <w:jc w:val="both"/>
        <w:rPr>
          <w:rFonts w:ascii="Arial" w:hAnsi="Arial"/>
          <w:w w:val="106"/>
          <w:sz w:val="30"/>
          <w:szCs w:val="30"/>
        </w:rPr>
      </w:pPr>
      <w:r w:rsidRPr="00FA6585">
        <w:rPr>
          <w:rFonts w:ascii="Arial" w:hAnsi="Arial"/>
          <w:b/>
          <w:w w:val="106"/>
          <w:sz w:val="30"/>
          <w:szCs w:val="30"/>
        </w:rPr>
        <w:t>Construtora</w:t>
      </w:r>
      <w:r w:rsidR="00986328">
        <w:rPr>
          <w:rFonts w:ascii="Arial" w:hAnsi="Arial"/>
          <w:w w:val="106"/>
          <w:sz w:val="30"/>
          <w:szCs w:val="30"/>
        </w:rPr>
        <w:t xml:space="preserve"> – </w:t>
      </w:r>
      <w:r w:rsidR="00622C40">
        <w:rPr>
          <w:rFonts w:ascii="Arial" w:hAnsi="Arial"/>
          <w:w w:val="106"/>
          <w:sz w:val="30"/>
          <w:szCs w:val="30"/>
        </w:rPr>
        <w:t>E</w:t>
      </w:r>
      <w:r w:rsidRPr="00FA6585">
        <w:rPr>
          <w:rFonts w:ascii="Arial" w:hAnsi="Arial"/>
          <w:w w:val="106"/>
          <w:sz w:val="30"/>
          <w:szCs w:val="30"/>
        </w:rPr>
        <w:t xml:space="preserve">mpresa especializada na exploração do ramo de negócio de construção civil (construção de edifícios e casas), de estradas, pavimentação e de terraplenagem em geral. </w:t>
      </w:r>
    </w:p>
    <w:p w14:paraId="01F26314" w14:textId="77777777" w:rsidR="007F3C6E" w:rsidRDefault="00002CBD">
      <w:pPr>
        <w:ind w:left="708"/>
        <w:jc w:val="both"/>
        <w:rPr>
          <w:rFonts w:ascii="Arial" w:hAnsi="Arial"/>
          <w:w w:val="106"/>
          <w:sz w:val="30"/>
          <w:szCs w:val="30"/>
        </w:rPr>
      </w:pPr>
      <w:r w:rsidRPr="00FA6585">
        <w:rPr>
          <w:rFonts w:ascii="Arial" w:hAnsi="Arial"/>
          <w:b/>
          <w:w w:val="106"/>
          <w:sz w:val="30"/>
          <w:szCs w:val="30"/>
        </w:rPr>
        <w:t>Corretores de imóveis</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622C40">
        <w:rPr>
          <w:rFonts w:ascii="Arial" w:hAnsi="Arial"/>
          <w:w w:val="106"/>
          <w:sz w:val="30"/>
          <w:szCs w:val="30"/>
        </w:rPr>
        <w:t>P</w:t>
      </w:r>
      <w:r w:rsidRPr="00FA6585">
        <w:rPr>
          <w:rFonts w:ascii="Arial" w:hAnsi="Arial"/>
          <w:w w:val="106"/>
          <w:sz w:val="30"/>
          <w:szCs w:val="30"/>
        </w:rPr>
        <w:t>essoas que promovem a venda de imóveis</w:t>
      </w:r>
      <w:r w:rsidR="00986328">
        <w:rPr>
          <w:rFonts w:ascii="Arial" w:hAnsi="Arial"/>
          <w:w w:val="106"/>
          <w:sz w:val="30"/>
          <w:szCs w:val="30"/>
        </w:rPr>
        <w:t xml:space="preserve"> – </w:t>
      </w:r>
      <w:r w:rsidRPr="00FA6585">
        <w:rPr>
          <w:rFonts w:ascii="Arial" w:hAnsi="Arial"/>
          <w:w w:val="106"/>
          <w:sz w:val="30"/>
          <w:szCs w:val="30"/>
        </w:rPr>
        <w:t xml:space="preserve">também conhecidos como promotores ou intermediários de operações imobiliárias </w:t>
      </w:r>
      <w:r w:rsidR="00986328">
        <w:rPr>
          <w:rFonts w:ascii="Arial" w:hAnsi="Arial"/>
          <w:w w:val="106"/>
          <w:sz w:val="30"/>
          <w:szCs w:val="30"/>
        </w:rPr>
        <w:t>–</w:t>
      </w:r>
      <w:r w:rsidRPr="00FA6585">
        <w:rPr>
          <w:rFonts w:ascii="Arial" w:hAnsi="Arial"/>
          <w:w w:val="106"/>
          <w:sz w:val="30"/>
          <w:szCs w:val="30"/>
        </w:rPr>
        <w:t xml:space="preserve">, sendo remunerados pela prestação do serviço de mediação e acompanhamento ao interessado. A comissão é previamente fixada, </w:t>
      </w:r>
      <w:r w:rsidR="00622C40">
        <w:rPr>
          <w:rFonts w:ascii="Arial" w:hAnsi="Arial"/>
          <w:w w:val="106"/>
          <w:sz w:val="30"/>
          <w:szCs w:val="30"/>
        </w:rPr>
        <w:t>em</w:t>
      </w:r>
      <w:r w:rsidR="00622C40" w:rsidRPr="00FA6585">
        <w:rPr>
          <w:rFonts w:ascii="Arial" w:hAnsi="Arial"/>
          <w:w w:val="106"/>
          <w:sz w:val="30"/>
          <w:szCs w:val="30"/>
        </w:rPr>
        <w:t xml:space="preserve"> </w:t>
      </w:r>
      <w:r w:rsidRPr="00FA6585">
        <w:rPr>
          <w:rFonts w:ascii="Arial" w:hAnsi="Arial"/>
          <w:w w:val="106"/>
          <w:sz w:val="30"/>
          <w:szCs w:val="30"/>
        </w:rPr>
        <w:t>percentual do valor de transação, devendo ser paga no ato da escritura de compra e venda e podendo atingir 6% do valor efetivo do negócio.</w:t>
      </w:r>
    </w:p>
    <w:p w14:paraId="4ACFB4C1" w14:textId="77777777" w:rsidR="007F3C6E" w:rsidRDefault="00002CBD">
      <w:pPr>
        <w:ind w:left="708"/>
        <w:jc w:val="both"/>
        <w:rPr>
          <w:rFonts w:ascii="Arial" w:hAnsi="Arial"/>
          <w:w w:val="106"/>
          <w:sz w:val="30"/>
          <w:szCs w:val="30"/>
        </w:rPr>
      </w:pPr>
      <w:r w:rsidRPr="00FA6585">
        <w:rPr>
          <w:rFonts w:ascii="Arial" w:hAnsi="Arial"/>
          <w:b/>
          <w:w w:val="106"/>
          <w:sz w:val="30"/>
          <w:szCs w:val="30"/>
        </w:rPr>
        <w:t>Empresas de estruturação financeira</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605D67" w:rsidRPr="00605D67">
        <w:rPr>
          <w:rFonts w:ascii="Arial" w:hAnsi="Arial"/>
          <w:w w:val="106"/>
          <w:sz w:val="30"/>
          <w:szCs w:val="30"/>
        </w:rPr>
        <w:t>E</w:t>
      </w:r>
      <w:r w:rsidRPr="00FA6585">
        <w:rPr>
          <w:rFonts w:ascii="Arial" w:hAnsi="Arial"/>
          <w:w w:val="106"/>
          <w:sz w:val="30"/>
          <w:szCs w:val="30"/>
        </w:rPr>
        <w:t xml:space="preserv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14:paraId="1D563CB0" w14:textId="77777777" w:rsidR="007F3C6E" w:rsidRDefault="00002CBD">
      <w:pPr>
        <w:ind w:left="708"/>
        <w:jc w:val="both"/>
        <w:rPr>
          <w:rFonts w:ascii="Arial" w:hAnsi="Arial"/>
          <w:w w:val="106"/>
          <w:sz w:val="30"/>
          <w:szCs w:val="30"/>
        </w:rPr>
      </w:pPr>
      <w:r w:rsidRPr="00FA6585">
        <w:rPr>
          <w:rFonts w:ascii="Arial" w:hAnsi="Arial"/>
          <w:b/>
          <w:w w:val="106"/>
          <w:sz w:val="30"/>
          <w:szCs w:val="30"/>
        </w:rPr>
        <w:t>Incorporador</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605D67" w:rsidRPr="00605D67">
        <w:rPr>
          <w:rFonts w:ascii="Arial" w:hAnsi="Arial"/>
          <w:w w:val="106"/>
          <w:sz w:val="30"/>
          <w:szCs w:val="30"/>
        </w:rPr>
        <w:t>É</w:t>
      </w:r>
      <w:r w:rsidRPr="00FA6585">
        <w:rPr>
          <w:rFonts w:ascii="Arial" w:hAnsi="Arial"/>
          <w:w w:val="106"/>
          <w:sz w:val="30"/>
          <w:szCs w:val="30"/>
        </w:rPr>
        <w:t xml:space="preserve"> o responsável pela organização e realização de uma incorporação, </w:t>
      </w:r>
      <w:r w:rsidR="00986328">
        <w:rPr>
          <w:rFonts w:ascii="Arial" w:hAnsi="Arial"/>
          <w:w w:val="106"/>
          <w:sz w:val="30"/>
          <w:szCs w:val="30"/>
        </w:rPr>
        <w:t>com o propósito de</w:t>
      </w:r>
      <w:r w:rsidR="00986328" w:rsidRPr="00FA6585">
        <w:rPr>
          <w:rFonts w:ascii="Arial" w:hAnsi="Arial"/>
          <w:w w:val="106"/>
          <w:sz w:val="30"/>
          <w:szCs w:val="30"/>
        </w:rPr>
        <w:t xml:space="preserve"> </w:t>
      </w:r>
      <w:r w:rsidRPr="00FA6585">
        <w:rPr>
          <w:rFonts w:ascii="Arial" w:hAnsi="Arial"/>
          <w:w w:val="106"/>
          <w:sz w:val="30"/>
          <w:szCs w:val="30"/>
        </w:rPr>
        <w:t xml:space="preserve">construir e vender unidades imobiliárias autônomas que, concluídas, constituirão um condomínio edilício </w:t>
      </w:r>
      <w:r w:rsidR="00986328">
        <w:rPr>
          <w:rFonts w:ascii="Arial" w:hAnsi="Arial"/>
          <w:w w:val="106"/>
          <w:sz w:val="30"/>
          <w:szCs w:val="30"/>
        </w:rPr>
        <w:t xml:space="preserve">– que contempla tanto as partes comuns quanto exclusivas – </w:t>
      </w:r>
      <w:r w:rsidRPr="00FA6585">
        <w:rPr>
          <w:rFonts w:ascii="Arial" w:hAnsi="Arial"/>
          <w:w w:val="106"/>
          <w:sz w:val="30"/>
          <w:szCs w:val="30"/>
        </w:rPr>
        <w:t xml:space="preserve">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14:paraId="1062FDFD" w14:textId="77777777" w:rsidR="007F3C6E" w:rsidRDefault="00002CBD">
      <w:pPr>
        <w:ind w:left="708"/>
        <w:jc w:val="both"/>
        <w:rPr>
          <w:rFonts w:ascii="Arial" w:hAnsi="Arial"/>
          <w:w w:val="106"/>
          <w:sz w:val="30"/>
          <w:szCs w:val="30"/>
        </w:rPr>
      </w:pPr>
      <w:r w:rsidRPr="00FA6585">
        <w:rPr>
          <w:rFonts w:ascii="Arial" w:hAnsi="Arial"/>
          <w:b/>
          <w:w w:val="106"/>
          <w:sz w:val="30"/>
          <w:szCs w:val="30"/>
        </w:rPr>
        <w:t>Securitizadora</w:t>
      </w:r>
      <w:r w:rsidR="00986328">
        <w:rPr>
          <w:rFonts w:ascii="Arial" w:hAnsi="Arial"/>
          <w:w w:val="106"/>
          <w:sz w:val="30"/>
          <w:szCs w:val="30"/>
        </w:rPr>
        <w:t xml:space="preserve"> – </w:t>
      </w:r>
      <w:r w:rsidR="007E6674">
        <w:rPr>
          <w:rFonts w:ascii="Arial" w:hAnsi="Arial"/>
          <w:w w:val="106"/>
          <w:sz w:val="30"/>
          <w:szCs w:val="30"/>
        </w:rPr>
        <w:t>E</w:t>
      </w:r>
      <w:r w:rsidRPr="00FA6585">
        <w:rPr>
          <w:rFonts w:ascii="Arial" w:hAnsi="Arial"/>
          <w:w w:val="106"/>
          <w:sz w:val="30"/>
          <w:szCs w:val="30"/>
        </w:rPr>
        <w:t xml:space="preserve">mpresa ou organização especializada na estruturação de funding aos detentores de recebíveis </w:t>
      </w:r>
      <w:r w:rsidR="00FA6585" w:rsidRPr="00FA6585">
        <w:rPr>
          <w:rFonts w:ascii="Arial" w:hAnsi="Arial"/>
          <w:w w:val="106"/>
          <w:sz w:val="30"/>
          <w:szCs w:val="30"/>
        </w:rPr>
        <w:t>imobiliários</w:t>
      </w:r>
      <w:r w:rsidRPr="00FA6585">
        <w:rPr>
          <w:rFonts w:ascii="Arial" w:hAnsi="Arial"/>
          <w:w w:val="106"/>
          <w:sz w:val="30"/>
          <w:szCs w:val="30"/>
        </w:rPr>
        <w:t xml:space="preserve">, através da emissão e negociação de Certificados de Recebíveis Imobiliários (CRI) lastreados nos mesmos. </w:t>
      </w:r>
    </w:p>
    <w:p w14:paraId="40B6826A" w14:textId="77777777" w:rsidR="007F3C6E" w:rsidRDefault="00002CBD">
      <w:pPr>
        <w:ind w:left="708"/>
        <w:jc w:val="both"/>
        <w:rPr>
          <w:rFonts w:ascii="Arial" w:hAnsi="Arial"/>
          <w:w w:val="106"/>
          <w:sz w:val="30"/>
          <w:szCs w:val="30"/>
        </w:rPr>
      </w:pPr>
      <w:r w:rsidRPr="00FA6585">
        <w:rPr>
          <w:rFonts w:ascii="Arial" w:hAnsi="Arial"/>
          <w:b/>
          <w:w w:val="106"/>
          <w:sz w:val="30"/>
          <w:szCs w:val="30"/>
        </w:rPr>
        <w:t>Seguradora</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605D67" w:rsidRPr="00605D67">
        <w:rPr>
          <w:rFonts w:ascii="Arial" w:hAnsi="Arial"/>
          <w:w w:val="106"/>
          <w:sz w:val="30"/>
          <w:szCs w:val="30"/>
        </w:rPr>
        <w:t>E</w:t>
      </w:r>
      <w:r w:rsidRPr="00FA6585">
        <w:rPr>
          <w:rFonts w:ascii="Arial" w:hAnsi="Arial"/>
          <w:w w:val="106"/>
          <w:sz w:val="30"/>
          <w:szCs w:val="30"/>
        </w:rPr>
        <w:t xml:space="preserve">mpresa ou organização especializada na contratação de seguros de riscos de construção, morte e invalidez permanente e outros mais. </w:t>
      </w:r>
    </w:p>
    <w:p w14:paraId="34B5FC7E" w14:textId="77777777" w:rsidR="00986328" w:rsidRDefault="00986328" w:rsidP="00986328">
      <w:pPr>
        <w:jc w:val="both"/>
        <w:rPr>
          <w:rFonts w:ascii="Arial" w:hAnsi="Arial"/>
          <w:b/>
          <w:w w:val="106"/>
          <w:sz w:val="30"/>
          <w:szCs w:val="30"/>
        </w:rPr>
      </w:pPr>
    </w:p>
    <w:p w14:paraId="44A43B66" w14:textId="77777777" w:rsidR="00986328" w:rsidRPr="00FA6585" w:rsidRDefault="00986328" w:rsidP="00986328">
      <w:pPr>
        <w:jc w:val="both"/>
        <w:rPr>
          <w:rFonts w:ascii="Arial" w:hAnsi="Arial"/>
          <w:b/>
          <w:w w:val="106"/>
          <w:sz w:val="30"/>
          <w:szCs w:val="30"/>
          <w:highlight w:val="darkGray"/>
        </w:rPr>
      </w:pPr>
      <w:r>
        <w:rPr>
          <w:rFonts w:ascii="Arial" w:hAnsi="Arial"/>
          <w:b/>
          <w:w w:val="106"/>
          <w:sz w:val="30"/>
          <w:szCs w:val="30"/>
        </w:rPr>
        <w:t>Principais associações de classe</w:t>
      </w:r>
      <w:ins w:id="1187" w:author="Fabio B" w:date="2015-03-10T19:23:00Z">
        <w:r w:rsidR="009F1923">
          <w:rPr>
            <w:rFonts w:ascii="Arial" w:hAnsi="Arial"/>
            <w:b/>
            <w:w w:val="106"/>
            <w:sz w:val="30"/>
            <w:szCs w:val="30"/>
          </w:rPr>
          <w:t xml:space="preserve"> nacionais</w:t>
        </w:r>
      </w:ins>
    </w:p>
    <w:p w14:paraId="6B8798C9" w14:textId="77777777" w:rsidR="007F3C6E" w:rsidRDefault="00002CBD">
      <w:pPr>
        <w:ind w:left="708"/>
        <w:jc w:val="both"/>
        <w:rPr>
          <w:rFonts w:ascii="Arial" w:hAnsi="Arial"/>
          <w:w w:val="106"/>
          <w:sz w:val="30"/>
          <w:szCs w:val="30"/>
        </w:rPr>
      </w:pPr>
      <w:r w:rsidRPr="00FA6585">
        <w:rPr>
          <w:rFonts w:ascii="Arial" w:hAnsi="Arial"/>
          <w:b/>
          <w:w w:val="106"/>
          <w:sz w:val="30"/>
          <w:szCs w:val="30"/>
        </w:rPr>
        <w:t>A</w:t>
      </w:r>
      <w:ins w:id="1188" w:author="Fabio B" w:date="2015-03-10T19:20:00Z">
        <w:r w:rsidR="009F1923">
          <w:rPr>
            <w:rFonts w:ascii="Arial" w:hAnsi="Arial"/>
            <w:b/>
            <w:w w:val="106"/>
            <w:sz w:val="30"/>
            <w:szCs w:val="30"/>
          </w:rPr>
          <w:t>BECIP</w:t>
        </w:r>
      </w:ins>
      <w:del w:id="1189" w:author="Fabio B" w:date="2015-03-10T19:20:00Z">
        <w:r w:rsidRPr="00FA6585" w:rsidDel="009F1923">
          <w:rPr>
            <w:rFonts w:ascii="Arial" w:hAnsi="Arial"/>
            <w:b/>
            <w:w w:val="106"/>
            <w:sz w:val="30"/>
            <w:szCs w:val="30"/>
          </w:rPr>
          <w:delText>becip</w:delText>
        </w:r>
      </w:del>
      <w:r w:rsidRPr="00FA6585">
        <w:rPr>
          <w:rFonts w:ascii="Arial" w:hAnsi="Arial"/>
          <w:w w:val="106"/>
          <w:sz w:val="30"/>
          <w:szCs w:val="30"/>
        </w:rPr>
        <w:t xml:space="preserve"> (Associação Brasileira das Entidades de Crédito Imobiliário e Poupança) </w:t>
      </w:r>
    </w:p>
    <w:p w14:paraId="4BFD43F7" w14:textId="77777777" w:rsidR="007F3C6E" w:rsidRDefault="00002CBD">
      <w:pPr>
        <w:ind w:left="708"/>
        <w:jc w:val="both"/>
        <w:rPr>
          <w:rFonts w:ascii="Arial" w:hAnsi="Arial"/>
          <w:w w:val="106"/>
          <w:sz w:val="30"/>
          <w:szCs w:val="30"/>
        </w:rPr>
      </w:pPr>
      <w:r w:rsidRPr="000F6AC8">
        <w:rPr>
          <w:rFonts w:ascii="Arial" w:hAnsi="Arial"/>
          <w:b/>
          <w:w w:val="106"/>
          <w:sz w:val="30"/>
          <w:szCs w:val="30"/>
        </w:rPr>
        <w:t>ABNT</w:t>
      </w:r>
      <w:r w:rsidR="00605D67">
        <w:rPr>
          <w:rFonts w:ascii="Arial" w:hAnsi="Arial"/>
          <w:w w:val="106"/>
          <w:sz w:val="30"/>
          <w:szCs w:val="30"/>
        </w:rPr>
        <w:t xml:space="preserve"> (Associação Brasileira de Normas Técnicas) </w:t>
      </w:r>
    </w:p>
    <w:p w14:paraId="4E2538C4" w14:textId="77777777" w:rsidR="007F3C6E" w:rsidRDefault="00605D67">
      <w:pPr>
        <w:ind w:left="708"/>
        <w:jc w:val="both"/>
        <w:rPr>
          <w:rFonts w:ascii="Arial" w:hAnsi="Arial"/>
          <w:w w:val="106"/>
          <w:sz w:val="30"/>
          <w:szCs w:val="30"/>
        </w:rPr>
      </w:pPr>
      <w:r>
        <w:rPr>
          <w:rFonts w:ascii="Arial" w:hAnsi="Arial"/>
          <w:b/>
          <w:w w:val="106"/>
          <w:sz w:val="30"/>
          <w:szCs w:val="30"/>
        </w:rPr>
        <w:t>ABRAINC</w:t>
      </w:r>
      <w:r>
        <w:rPr>
          <w:rFonts w:ascii="Arial" w:hAnsi="Arial"/>
          <w:w w:val="106"/>
          <w:sz w:val="30"/>
          <w:szCs w:val="30"/>
        </w:rPr>
        <w:t xml:space="preserve"> (Associação Brasileira de Incorporadoras Imobiliárias)</w:t>
      </w:r>
    </w:p>
    <w:p w14:paraId="04FF8F79" w14:textId="77777777" w:rsidR="007F3C6E" w:rsidDel="009F1923" w:rsidRDefault="00605D67">
      <w:pPr>
        <w:ind w:left="708"/>
        <w:jc w:val="both"/>
        <w:rPr>
          <w:del w:id="1190" w:author="Fabio B" w:date="2015-03-10T19:23:00Z"/>
          <w:rFonts w:ascii="Arial" w:hAnsi="Arial"/>
          <w:w w:val="106"/>
          <w:sz w:val="30"/>
          <w:szCs w:val="30"/>
        </w:rPr>
      </w:pPr>
      <w:del w:id="1191" w:author="Fabio B" w:date="2015-03-10T19:23:00Z">
        <w:r w:rsidDel="009F1923">
          <w:rPr>
            <w:rFonts w:ascii="Arial" w:hAnsi="Arial"/>
            <w:b/>
            <w:w w:val="106"/>
            <w:sz w:val="30"/>
            <w:szCs w:val="30"/>
          </w:rPr>
          <w:delText>A</w:delText>
        </w:r>
      </w:del>
      <w:del w:id="1192" w:author="Fabio B" w:date="2015-03-10T19:20:00Z">
        <w:r w:rsidDel="009F1923">
          <w:rPr>
            <w:rFonts w:ascii="Arial" w:hAnsi="Arial"/>
            <w:b/>
            <w:w w:val="106"/>
            <w:sz w:val="30"/>
            <w:szCs w:val="30"/>
          </w:rPr>
          <w:delText>demi</w:delText>
        </w:r>
      </w:del>
      <w:del w:id="1193" w:author="Fabio B" w:date="2015-03-10T19:23:00Z">
        <w:r w:rsidDel="009F1923">
          <w:rPr>
            <w:rFonts w:ascii="Arial" w:hAnsi="Arial"/>
            <w:b/>
            <w:w w:val="106"/>
            <w:sz w:val="30"/>
            <w:szCs w:val="30"/>
          </w:rPr>
          <w:delText xml:space="preserve"> </w:delText>
        </w:r>
        <w:r w:rsidDel="009F1923">
          <w:rPr>
            <w:rFonts w:ascii="Arial" w:hAnsi="Arial"/>
            <w:w w:val="106"/>
            <w:sz w:val="30"/>
            <w:szCs w:val="30"/>
          </w:rPr>
          <w:delText xml:space="preserve">(Associação Dirigentes das Empresas do Mercado Imobiliário) </w:delText>
        </w:r>
      </w:del>
    </w:p>
    <w:p w14:paraId="5B2FC762" w14:textId="77777777" w:rsidR="007F3C6E" w:rsidRDefault="00605D67">
      <w:pPr>
        <w:ind w:left="708"/>
        <w:jc w:val="both"/>
        <w:rPr>
          <w:rFonts w:ascii="Arial" w:hAnsi="Arial"/>
          <w:w w:val="106"/>
          <w:sz w:val="30"/>
          <w:szCs w:val="30"/>
        </w:rPr>
      </w:pPr>
      <w:r>
        <w:rPr>
          <w:rFonts w:ascii="Arial" w:hAnsi="Arial"/>
          <w:b/>
          <w:w w:val="106"/>
          <w:sz w:val="30"/>
          <w:szCs w:val="30"/>
        </w:rPr>
        <w:t>CBIC</w:t>
      </w:r>
      <w:r>
        <w:rPr>
          <w:rFonts w:ascii="Arial" w:hAnsi="Arial"/>
          <w:w w:val="106"/>
          <w:sz w:val="30"/>
          <w:szCs w:val="30"/>
        </w:rPr>
        <w:t xml:space="preserve"> (Câmara Brasileira da Indústria da Construção)</w:t>
      </w:r>
    </w:p>
    <w:p w14:paraId="5300DDCE" w14:textId="77777777" w:rsidR="009F1923" w:rsidRPr="00FA6585" w:rsidRDefault="009F1923" w:rsidP="009F1923">
      <w:pPr>
        <w:jc w:val="both"/>
        <w:rPr>
          <w:ins w:id="1194" w:author="Fabio B" w:date="2015-03-10T19:23:00Z"/>
          <w:rFonts w:ascii="Arial" w:hAnsi="Arial"/>
          <w:b/>
          <w:w w:val="106"/>
          <w:sz w:val="30"/>
          <w:szCs w:val="30"/>
          <w:highlight w:val="darkGray"/>
        </w:rPr>
      </w:pPr>
      <w:ins w:id="1195" w:author="Fabio B" w:date="2015-03-10T19:23:00Z">
        <w:r>
          <w:rPr>
            <w:rFonts w:ascii="Arial" w:hAnsi="Arial"/>
            <w:b/>
            <w:w w:val="106"/>
            <w:sz w:val="30"/>
            <w:szCs w:val="30"/>
          </w:rPr>
          <w:t>Principais associações de classe estaduais</w:t>
        </w:r>
      </w:ins>
    </w:p>
    <w:p w14:paraId="634A148E" w14:textId="77777777" w:rsidR="009F1923" w:rsidRDefault="009F1923" w:rsidP="009F1923">
      <w:pPr>
        <w:ind w:left="708"/>
        <w:jc w:val="both"/>
        <w:rPr>
          <w:ins w:id="1196" w:author="Fabio B" w:date="2015-03-10T19:23:00Z"/>
          <w:rFonts w:ascii="Arial" w:hAnsi="Arial"/>
          <w:w w:val="106"/>
          <w:sz w:val="30"/>
          <w:szCs w:val="30"/>
        </w:rPr>
      </w:pPr>
      <w:ins w:id="1197" w:author="Fabio B" w:date="2015-03-10T19:23:00Z">
        <w:r>
          <w:rPr>
            <w:rFonts w:ascii="Arial" w:hAnsi="Arial"/>
            <w:b/>
            <w:w w:val="106"/>
            <w:sz w:val="30"/>
            <w:szCs w:val="30"/>
          </w:rPr>
          <w:t xml:space="preserve">ADEMI </w:t>
        </w:r>
        <w:r>
          <w:rPr>
            <w:rFonts w:ascii="Arial" w:hAnsi="Arial"/>
            <w:w w:val="106"/>
            <w:sz w:val="30"/>
            <w:szCs w:val="30"/>
          </w:rPr>
          <w:t xml:space="preserve">(Associação Dirigentes das Empresas do Mercado Imobiliário) </w:t>
        </w:r>
        <w:del w:id="1198" w:author="Luiz Fernando Moura" w:date="2015-03-11T09:30:00Z">
          <w:r w:rsidDel="003F5591">
            <w:rPr>
              <w:rFonts w:ascii="Arial" w:hAnsi="Arial"/>
              <w:w w:val="106"/>
              <w:sz w:val="30"/>
              <w:szCs w:val="30"/>
            </w:rPr>
            <w:delText xml:space="preserve">– Entidades Estaduais </w:delText>
          </w:r>
        </w:del>
      </w:ins>
    </w:p>
    <w:p w14:paraId="2C037AEE" w14:textId="77777777" w:rsidR="007F3C6E" w:rsidRDefault="00605D67">
      <w:pPr>
        <w:ind w:left="708"/>
        <w:jc w:val="both"/>
        <w:rPr>
          <w:rFonts w:ascii="Arial" w:hAnsi="Arial" w:cs="Arial"/>
          <w:sz w:val="30"/>
          <w:szCs w:val="30"/>
        </w:rPr>
      </w:pPr>
      <w:r>
        <w:rPr>
          <w:rFonts w:ascii="Arial" w:hAnsi="Arial" w:cs="Arial"/>
          <w:b/>
          <w:w w:val="106"/>
          <w:sz w:val="30"/>
          <w:szCs w:val="30"/>
        </w:rPr>
        <w:t xml:space="preserve">SECOVI </w:t>
      </w:r>
      <w:r>
        <w:rPr>
          <w:rFonts w:ascii="Arial" w:hAnsi="Arial" w:cs="Arial"/>
          <w:w w:val="106"/>
          <w:sz w:val="30"/>
          <w:szCs w:val="30"/>
        </w:rPr>
        <w:t>(</w:t>
      </w:r>
      <w:r w:rsidRPr="00605D67">
        <w:rPr>
          <w:rFonts w:ascii="Arial" w:hAnsi="Arial" w:cs="Arial"/>
          <w:sz w:val="30"/>
          <w:szCs w:val="30"/>
        </w:rPr>
        <w:t>Sindicato das Empresas de Compra, Venda, Locação e Administração de Imóveis Residenciais e Comerciais)</w:t>
      </w:r>
    </w:p>
    <w:p w14:paraId="1C8FD328" w14:textId="77777777" w:rsidR="007F3C6E" w:rsidRDefault="00605D67">
      <w:pPr>
        <w:ind w:left="708"/>
        <w:jc w:val="both"/>
        <w:rPr>
          <w:rFonts w:ascii="Arial" w:hAnsi="Arial" w:cs="Verdana"/>
          <w:sz w:val="30"/>
          <w:szCs w:val="30"/>
        </w:rPr>
      </w:pPr>
      <w:r w:rsidRPr="00605D67">
        <w:rPr>
          <w:rFonts w:ascii="Arial" w:hAnsi="Arial" w:cs="Arial"/>
          <w:b/>
          <w:sz w:val="30"/>
          <w:szCs w:val="30"/>
        </w:rPr>
        <w:t>SINDUSCON</w:t>
      </w:r>
      <w:r w:rsidRPr="00605D67">
        <w:rPr>
          <w:rFonts w:ascii="Arial" w:hAnsi="Arial" w:cs="Arial"/>
          <w:sz w:val="30"/>
          <w:szCs w:val="30"/>
        </w:rPr>
        <w:t xml:space="preserve"> (</w:t>
      </w:r>
      <w:r w:rsidRPr="00605D67">
        <w:rPr>
          <w:rFonts w:ascii="Arial" w:hAnsi="Arial" w:cs="Verdana"/>
          <w:sz w:val="30"/>
          <w:szCs w:val="30"/>
        </w:rPr>
        <w:t>Sindicato da Indústria da Construção Civil)</w:t>
      </w:r>
    </w:p>
    <w:p w14:paraId="54A45F13" w14:textId="77777777" w:rsidR="00002CBD" w:rsidRPr="00841C77" w:rsidRDefault="00002CBD" w:rsidP="00FA6585">
      <w:pPr>
        <w:jc w:val="both"/>
        <w:rPr>
          <w:rFonts w:ascii="Arial" w:hAnsi="Arial" w:cs="Verdana"/>
          <w:color w:val="404040"/>
          <w:sz w:val="30"/>
          <w:szCs w:val="30"/>
        </w:rPr>
      </w:pPr>
    </w:p>
    <w:p w14:paraId="40E048EC" w14:textId="77777777"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 xml:space="preserve">Termos mais </w:t>
      </w:r>
      <w:r w:rsidR="00986328">
        <w:rPr>
          <w:rFonts w:ascii="Arial" w:hAnsi="Arial" w:cs="Arial"/>
          <w:b/>
          <w:w w:val="106"/>
          <w:sz w:val="30"/>
          <w:szCs w:val="30"/>
        </w:rPr>
        <w:t>usados</w:t>
      </w:r>
    </w:p>
    <w:p w14:paraId="775A6A96" w14:textId="77777777" w:rsidR="007F3C6E" w:rsidRDefault="00002CBD">
      <w:pPr>
        <w:ind w:left="708"/>
        <w:jc w:val="both"/>
        <w:rPr>
          <w:rFonts w:ascii="Arial" w:hAnsi="Arial"/>
          <w:w w:val="106"/>
          <w:sz w:val="30"/>
          <w:szCs w:val="30"/>
        </w:rPr>
      </w:pPr>
      <w:r w:rsidRPr="00FA6585">
        <w:rPr>
          <w:rFonts w:ascii="Arial" w:hAnsi="Arial"/>
          <w:b/>
          <w:w w:val="106"/>
          <w:sz w:val="30"/>
          <w:szCs w:val="30"/>
        </w:rPr>
        <w:t>Ação revisional de aluguel</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7E6674">
        <w:rPr>
          <w:rFonts w:ascii="Arial" w:hAnsi="Arial"/>
          <w:w w:val="106"/>
          <w:sz w:val="30"/>
          <w:szCs w:val="30"/>
        </w:rPr>
        <w:t>A</w:t>
      </w:r>
      <w:r w:rsidRPr="00FA6585">
        <w:rPr>
          <w:rFonts w:ascii="Arial" w:hAnsi="Arial"/>
          <w:w w:val="106"/>
          <w:sz w:val="30"/>
          <w:szCs w:val="30"/>
        </w:rPr>
        <w:t>ção judicial pela qual o autor, proprietário de imóvel alugado, pede a atualização do valor do aluguel com base no preço de mercado. A revisão judicial só pode ser requerida após três anos de vigência do contrato ou do último acordo.</w:t>
      </w:r>
    </w:p>
    <w:p w14:paraId="62B7E910" w14:textId="77777777" w:rsidR="007F3C6E" w:rsidRDefault="00002CBD">
      <w:pPr>
        <w:ind w:left="708"/>
        <w:jc w:val="both"/>
        <w:rPr>
          <w:rFonts w:ascii="Arial" w:hAnsi="Arial"/>
          <w:w w:val="106"/>
          <w:sz w:val="30"/>
          <w:szCs w:val="30"/>
        </w:rPr>
      </w:pPr>
      <w:r w:rsidRPr="00FA6585">
        <w:rPr>
          <w:rFonts w:ascii="Arial" w:hAnsi="Arial"/>
          <w:b/>
          <w:w w:val="106"/>
          <w:sz w:val="30"/>
          <w:szCs w:val="30"/>
        </w:rPr>
        <w:t>Acessão Imobiliária</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007E6674">
        <w:rPr>
          <w:rFonts w:ascii="Arial" w:hAnsi="Arial"/>
          <w:w w:val="106"/>
          <w:sz w:val="30"/>
          <w:szCs w:val="30"/>
        </w:rPr>
        <w:t>A</w:t>
      </w:r>
      <w:r w:rsidRPr="00FA6585">
        <w:rPr>
          <w:rFonts w:ascii="Arial" w:hAnsi="Arial"/>
          <w:w w:val="106"/>
          <w:sz w:val="30"/>
          <w:szCs w:val="30"/>
        </w:rPr>
        <w:t xml:space="preserve">créscimo a um bem imóvel resultante de um acontecimento natural ou de obra humana. </w:t>
      </w:r>
    </w:p>
    <w:p w14:paraId="4474EC4B" w14:textId="77777777" w:rsidR="007F3C6E" w:rsidRDefault="00002CBD">
      <w:pPr>
        <w:ind w:left="708"/>
        <w:jc w:val="both"/>
        <w:rPr>
          <w:rFonts w:ascii="Arial" w:hAnsi="Arial"/>
          <w:w w:val="106"/>
          <w:sz w:val="30"/>
          <w:szCs w:val="30"/>
        </w:rPr>
      </w:pPr>
      <w:r w:rsidRPr="00FA6585">
        <w:rPr>
          <w:rFonts w:ascii="Arial" w:hAnsi="Arial"/>
          <w:b/>
          <w:w w:val="106"/>
          <w:sz w:val="30"/>
          <w:szCs w:val="30"/>
        </w:rPr>
        <w:t>Ágio</w:t>
      </w:r>
      <w:r w:rsidR="00986328">
        <w:rPr>
          <w:rFonts w:ascii="Arial" w:hAnsi="Arial"/>
          <w:w w:val="106"/>
          <w:sz w:val="30"/>
          <w:szCs w:val="30"/>
        </w:rPr>
        <w:t xml:space="preserve"> – </w:t>
      </w:r>
      <w:r w:rsidR="007E6674">
        <w:rPr>
          <w:rFonts w:ascii="Arial" w:hAnsi="Arial"/>
          <w:w w:val="106"/>
          <w:sz w:val="30"/>
          <w:szCs w:val="30"/>
        </w:rPr>
        <w:t>D</w:t>
      </w:r>
      <w:r w:rsidRPr="00FA6585">
        <w:rPr>
          <w:rFonts w:ascii="Arial" w:hAnsi="Arial"/>
          <w:w w:val="106"/>
          <w:sz w:val="30"/>
          <w:szCs w:val="30"/>
        </w:rPr>
        <w:t xml:space="preserve">iferença, a mais, entre o valor pago e o valor nominal. Adicional cobrado sobre um preço tabelado, quando a procura supera a oferta. Comissão paga ou recebida por banqueiro ou agente de câmbio, pela troca de moeda estrangeira, </w:t>
      </w:r>
      <w:r w:rsidR="00622C40">
        <w:rPr>
          <w:rFonts w:ascii="Arial" w:hAnsi="Arial"/>
          <w:w w:val="106"/>
          <w:sz w:val="30"/>
          <w:szCs w:val="30"/>
        </w:rPr>
        <w:t>t</w:t>
      </w:r>
      <w:r w:rsidRPr="00FA6585">
        <w:rPr>
          <w:rFonts w:ascii="Arial" w:hAnsi="Arial"/>
          <w:w w:val="106"/>
          <w:sz w:val="30"/>
          <w:szCs w:val="30"/>
        </w:rPr>
        <w:t>axa de juros cobrada em empréstimos feitos por bancos ou por particulares. Comissão cobrada pela transferência de financiamento.</w:t>
      </w:r>
    </w:p>
    <w:p w14:paraId="5499DF26" w14:textId="77777777" w:rsidR="007F3C6E" w:rsidRDefault="00002CBD">
      <w:pPr>
        <w:ind w:left="708"/>
        <w:jc w:val="both"/>
        <w:rPr>
          <w:rFonts w:ascii="Arial" w:hAnsi="Arial"/>
          <w:w w:val="106"/>
          <w:sz w:val="30"/>
          <w:szCs w:val="30"/>
        </w:rPr>
      </w:pPr>
      <w:r w:rsidRPr="00FA6585">
        <w:rPr>
          <w:rFonts w:ascii="Arial" w:hAnsi="Arial"/>
          <w:b/>
          <w:w w:val="106"/>
          <w:sz w:val="30"/>
          <w:szCs w:val="30"/>
        </w:rPr>
        <w:t>Alienação fiduciária</w:t>
      </w:r>
      <w:r w:rsidR="00986328">
        <w:rPr>
          <w:rFonts w:ascii="Arial" w:hAnsi="Arial"/>
          <w:w w:val="106"/>
          <w:sz w:val="30"/>
          <w:szCs w:val="30"/>
        </w:rPr>
        <w:t xml:space="preserve"> – </w:t>
      </w:r>
      <w:r w:rsidRPr="00FA6585">
        <w:rPr>
          <w:rFonts w:ascii="Arial" w:hAnsi="Arial"/>
          <w:w w:val="106"/>
          <w:sz w:val="30"/>
          <w:szCs w:val="30"/>
        </w:rPr>
        <w:t xml:space="preserve">É a transferência do devedor para o credor do domínio de um bem, em garantia de pagamento. O credor conserva o domínio do bem alienado (posse indireta) somente até a liquidação da dívida garantida. Após a quitação do pagamento, o comprador adquire o direito de propriedade do imóvel. </w:t>
      </w:r>
    </w:p>
    <w:p w14:paraId="2E128FD8" w14:textId="77777777" w:rsidR="007F3C6E" w:rsidRDefault="00002CBD">
      <w:pPr>
        <w:ind w:left="708"/>
        <w:jc w:val="both"/>
        <w:rPr>
          <w:rFonts w:ascii="Arial" w:hAnsi="Arial"/>
          <w:w w:val="106"/>
          <w:sz w:val="30"/>
          <w:szCs w:val="30"/>
        </w:rPr>
      </w:pPr>
      <w:r w:rsidRPr="00FA6585">
        <w:rPr>
          <w:rFonts w:ascii="Arial" w:hAnsi="Arial"/>
          <w:b/>
          <w:w w:val="106"/>
          <w:sz w:val="30"/>
          <w:szCs w:val="30"/>
        </w:rPr>
        <w:t>Altura</w:t>
      </w:r>
      <w:r w:rsidR="00986328">
        <w:rPr>
          <w:rFonts w:ascii="Arial" w:hAnsi="Arial"/>
          <w:b/>
          <w:w w:val="106"/>
          <w:sz w:val="30"/>
          <w:szCs w:val="30"/>
        </w:rPr>
        <w:t xml:space="preserve"> – </w:t>
      </w:r>
      <w:r w:rsidRPr="00FA6585">
        <w:rPr>
          <w:rFonts w:ascii="Arial" w:hAnsi="Arial"/>
          <w:w w:val="106"/>
          <w:sz w:val="30"/>
          <w:szCs w:val="30"/>
        </w:rPr>
        <w:t>É a distância vertical entre o nível do meio-fio e um plano horizontal que passa pela parte mais alta da fachada de uma edificação.</w:t>
      </w:r>
    </w:p>
    <w:p w14:paraId="19251F8C" w14:textId="77777777" w:rsidR="007F3C6E" w:rsidRDefault="00002CBD">
      <w:pPr>
        <w:ind w:left="708"/>
        <w:jc w:val="both"/>
        <w:rPr>
          <w:rFonts w:ascii="Arial" w:hAnsi="Arial"/>
          <w:w w:val="106"/>
          <w:sz w:val="30"/>
          <w:szCs w:val="30"/>
        </w:rPr>
      </w:pPr>
      <w:r w:rsidRPr="00FA6585">
        <w:rPr>
          <w:rFonts w:ascii="Arial" w:hAnsi="Arial"/>
          <w:b/>
          <w:w w:val="106"/>
          <w:sz w:val="30"/>
          <w:szCs w:val="30"/>
        </w:rPr>
        <w:t>Alvará</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Documento emitido por órgão público competente, com autorização para incorporação e/ou construção de projeto arquitetônico</w:t>
      </w:r>
      <w:r w:rsidR="007E6674">
        <w:rPr>
          <w:rFonts w:ascii="Arial" w:hAnsi="Arial"/>
          <w:w w:val="106"/>
          <w:sz w:val="30"/>
          <w:szCs w:val="30"/>
        </w:rPr>
        <w:t>.</w:t>
      </w:r>
    </w:p>
    <w:p w14:paraId="4037FBAD" w14:textId="77777777" w:rsidR="007F3C6E" w:rsidRDefault="00002CBD">
      <w:pPr>
        <w:ind w:left="708"/>
        <w:jc w:val="both"/>
        <w:rPr>
          <w:rFonts w:ascii="Arial" w:hAnsi="Arial"/>
          <w:w w:val="106"/>
          <w:sz w:val="30"/>
          <w:szCs w:val="30"/>
        </w:rPr>
      </w:pPr>
      <w:r w:rsidRPr="00FA6585">
        <w:rPr>
          <w:rFonts w:ascii="Arial" w:hAnsi="Arial"/>
          <w:b/>
          <w:w w:val="106"/>
          <w:sz w:val="30"/>
          <w:szCs w:val="30"/>
        </w:rPr>
        <w:t>Amortização</w:t>
      </w:r>
      <w:r w:rsidR="00986328">
        <w:rPr>
          <w:rFonts w:ascii="Arial" w:hAnsi="Arial"/>
          <w:w w:val="106"/>
          <w:sz w:val="30"/>
          <w:szCs w:val="30"/>
        </w:rPr>
        <w:t xml:space="preserve"> – </w:t>
      </w:r>
      <w:r w:rsidRPr="00FA6585">
        <w:rPr>
          <w:rFonts w:ascii="Arial" w:hAnsi="Arial"/>
          <w:w w:val="106"/>
          <w:sz w:val="30"/>
          <w:szCs w:val="30"/>
        </w:rPr>
        <w:t xml:space="preserve">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14:paraId="3EBEF011" w14:textId="77777777" w:rsidR="007F3C6E" w:rsidRDefault="00002CBD">
      <w:pPr>
        <w:ind w:left="708"/>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w:t>
      </w:r>
      <w:r w:rsidR="00986328">
        <w:rPr>
          <w:rFonts w:ascii="Arial" w:hAnsi="Arial"/>
          <w:w w:val="106"/>
          <w:sz w:val="30"/>
          <w:szCs w:val="30"/>
        </w:rPr>
        <w:t xml:space="preserve"> – </w:t>
      </w:r>
      <w:r w:rsidRPr="00FA6585">
        <w:rPr>
          <w:rFonts w:ascii="Arial" w:hAnsi="Arial"/>
          <w:w w:val="106"/>
          <w:sz w:val="30"/>
          <w:szCs w:val="30"/>
        </w:rPr>
        <w:t xml:space="preserve">As APACs </w:t>
      </w:r>
      <w:r w:rsidR="00583D7D">
        <w:rPr>
          <w:rFonts w:ascii="Arial" w:hAnsi="Arial"/>
          <w:w w:val="106"/>
          <w:sz w:val="30"/>
          <w:szCs w:val="30"/>
        </w:rPr>
        <w:t>protegem os prédios tombados por questões culturais.</w:t>
      </w:r>
      <w:r w:rsidR="00583D7D" w:rsidRPr="00FA6585">
        <w:rPr>
          <w:rFonts w:ascii="Arial" w:hAnsi="Arial"/>
          <w:w w:val="106"/>
          <w:sz w:val="30"/>
          <w:szCs w:val="30"/>
        </w:rPr>
        <w:t xml:space="preserve"> </w:t>
      </w:r>
      <w:r w:rsidR="00583D7D">
        <w:rPr>
          <w:rFonts w:ascii="Arial" w:hAnsi="Arial"/>
          <w:w w:val="106"/>
          <w:sz w:val="30"/>
          <w:szCs w:val="30"/>
        </w:rPr>
        <w:t>E</w:t>
      </w:r>
      <w:r w:rsidRPr="00FA6585">
        <w:rPr>
          <w:rFonts w:ascii="Arial" w:hAnsi="Arial"/>
          <w:w w:val="106"/>
          <w:sz w:val="30"/>
          <w:szCs w:val="30"/>
        </w:rPr>
        <w:t>stabelece</w:t>
      </w:r>
      <w:r w:rsidR="00583D7D">
        <w:rPr>
          <w:rFonts w:ascii="Arial" w:hAnsi="Arial"/>
          <w:w w:val="106"/>
          <w:sz w:val="30"/>
          <w:szCs w:val="30"/>
        </w:rPr>
        <w:t>m a altura máxima</w:t>
      </w:r>
      <w:r w:rsidRPr="00FA6585">
        <w:rPr>
          <w:rFonts w:ascii="Arial" w:hAnsi="Arial"/>
          <w:w w:val="106"/>
          <w:sz w:val="30"/>
          <w:szCs w:val="30"/>
        </w:rPr>
        <w:t xml:space="preserve"> das edif</w:t>
      </w:r>
      <w:r w:rsidR="00583D7D">
        <w:rPr>
          <w:rFonts w:ascii="Arial" w:hAnsi="Arial"/>
          <w:w w:val="106"/>
          <w:sz w:val="30"/>
          <w:szCs w:val="30"/>
        </w:rPr>
        <w:t>icações situadas na vizinhança destes.</w:t>
      </w:r>
    </w:p>
    <w:p w14:paraId="3E0C9C4F" w14:textId="77777777" w:rsidR="007F3C6E" w:rsidRDefault="00002CBD">
      <w:pPr>
        <w:ind w:left="708"/>
        <w:jc w:val="both"/>
        <w:rPr>
          <w:rFonts w:ascii="Arial" w:hAnsi="Arial"/>
          <w:w w:val="106"/>
          <w:sz w:val="30"/>
          <w:szCs w:val="30"/>
        </w:rPr>
      </w:pPr>
      <w:r w:rsidRPr="00FA6585">
        <w:rPr>
          <w:rFonts w:ascii="Arial" w:hAnsi="Arial"/>
          <w:b/>
          <w:w w:val="106"/>
          <w:sz w:val="30"/>
          <w:szCs w:val="30"/>
        </w:rPr>
        <w:t>Apólice de seguro</w:t>
      </w:r>
      <w:r w:rsidR="00986328">
        <w:rPr>
          <w:rFonts w:ascii="Arial" w:hAnsi="Arial"/>
          <w:w w:val="106"/>
          <w:sz w:val="30"/>
          <w:szCs w:val="30"/>
        </w:rPr>
        <w:t xml:space="preserve"> – </w:t>
      </w:r>
      <w:r w:rsidRPr="00FA6585">
        <w:rPr>
          <w:rFonts w:ascii="Arial" w:hAnsi="Arial"/>
          <w:w w:val="106"/>
          <w:sz w:val="30"/>
          <w:szCs w:val="30"/>
        </w:rPr>
        <w:t>Contrato onde são definidas as cláusulas que regem a relação entre a companhia de seguros e o segurado.</w:t>
      </w:r>
    </w:p>
    <w:p w14:paraId="04D55E44" w14:textId="77777777" w:rsidR="007F3C6E" w:rsidRDefault="00002CBD">
      <w:pPr>
        <w:ind w:left="708"/>
        <w:jc w:val="both"/>
        <w:rPr>
          <w:rFonts w:ascii="Arial" w:hAnsi="Arial"/>
          <w:w w:val="106"/>
          <w:sz w:val="30"/>
          <w:szCs w:val="30"/>
        </w:rPr>
      </w:pPr>
      <w:r w:rsidRPr="00FA6585">
        <w:rPr>
          <w:rFonts w:ascii="Arial" w:hAnsi="Arial"/>
          <w:b/>
          <w:w w:val="106"/>
          <w:sz w:val="30"/>
          <w:szCs w:val="30"/>
        </w:rPr>
        <w:t>Apropriação</w:t>
      </w:r>
      <w:r w:rsidR="00986328">
        <w:rPr>
          <w:rFonts w:ascii="Arial" w:hAnsi="Arial"/>
          <w:w w:val="106"/>
          <w:sz w:val="30"/>
          <w:szCs w:val="30"/>
        </w:rPr>
        <w:t xml:space="preserve"> – </w:t>
      </w:r>
      <w:r w:rsidRPr="00FA6585">
        <w:rPr>
          <w:rFonts w:ascii="Arial" w:hAnsi="Arial"/>
          <w:w w:val="106"/>
          <w:sz w:val="30"/>
          <w:szCs w:val="30"/>
        </w:rPr>
        <w:t xml:space="preserve">Apossamento ou ocupação (tornando própria) de coisa abandonada pelo proprietário ou que não tenha dono. Forma de aquisição de propriedade. </w:t>
      </w:r>
    </w:p>
    <w:p w14:paraId="088E08D5" w14:textId="77777777" w:rsidR="007F3C6E" w:rsidRDefault="00002CBD">
      <w:pPr>
        <w:ind w:left="708"/>
        <w:jc w:val="both"/>
        <w:rPr>
          <w:rFonts w:ascii="Arial" w:hAnsi="Arial"/>
          <w:w w:val="106"/>
          <w:sz w:val="30"/>
          <w:szCs w:val="30"/>
        </w:rPr>
      </w:pPr>
      <w:r w:rsidRPr="00FA6585">
        <w:rPr>
          <w:rFonts w:ascii="Arial" w:hAnsi="Arial"/>
          <w:b/>
          <w:w w:val="106"/>
          <w:sz w:val="30"/>
          <w:szCs w:val="30"/>
        </w:rPr>
        <w:t>Área privativa</w:t>
      </w:r>
      <w:r w:rsidR="00986328">
        <w:rPr>
          <w:rFonts w:ascii="Arial" w:hAnsi="Arial"/>
          <w:w w:val="106"/>
          <w:sz w:val="30"/>
          <w:szCs w:val="30"/>
        </w:rPr>
        <w:t xml:space="preserve"> – </w:t>
      </w:r>
      <w:r w:rsidRPr="00FA6585">
        <w:rPr>
          <w:rFonts w:ascii="Arial" w:hAnsi="Arial"/>
          <w:w w:val="106"/>
          <w:sz w:val="30"/>
          <w:szCs w:val="30"/>
        </w:rPr>
        <w:t xml:space="preserve">É a área do imóvel em que o proprietário tem total domínio. É composta pela superfície limitada da linha que contorna externamente as paredes das dependências (cobertas ou descobertas) de uso privativo e exclusivo do proprietário. </w:t>
      </w:r>
    </w:p>
    <w:p w14:paraId="4BF59AB6" w14:textId="77777777" w:rsidR="007F3C6E" w:rsidRDefault="00605D67">
      <w:pPr>
        <w:ind w:left="708"/>
        <w:jc w:val="both"/>
        <w:rPr>
          <w:rFonts w:ascii="Arial" w:hAnsi="Arial"/>
          <w:w w:val="106"/>
          <w:sz w:val="30"/>
          <w:szCs w:val="30"/>
        </w:rPr>
      </w:pPr>
      <w:r w:rsidRPr="00605D67">
        <w:rPr>
          <w:rFonts w:ascii="Arial" w:hAnsi="Arial"/>
          <w:b/>
          <w:w w:val="106"/>
          <w:sz w:val="30"/>
          <w:szCs w:val="30"/>
        </w:rPr>
        <w:t>Área de recuo em logradouro público</w:t>
      </w:r>
      <w:r w:rsidR="00986328">
        <w:rPr>
          <w:rFonts w:ascii="Arial" w:hAnsi="Arial"/>
          <w:w w:val="106"/>
          <w:sz w:val="30"/>
          <w:szCs w:val="30"/>
        </w:rPr>
        <w:t xml:space="preserve"> – </w:t>
      </w:r>
      <w:r w:rsidR="00002CBD" w:rsidRPr="00FA6585">
        <w:rPr>
          <w:rFonts w:ascii="Arial" w:hAnsi="Arial"/>
          <w:w w:val="106"/>
          <w:sz w:val="30"/>
          <w:szCs w:val="30"/>
        </w:rPr>
        <w:t xml:space="preserve">O recuo é a efetiva incorporação de uma área de terreno de propriedade privada ao logradouro público a ela adjacente, a fim de proceder a um alinhamento ou alargamento. Desse modo, é área de domínio público. Equipara-se, porém, ao recuo propriamente dito, a área que, embora ainda não adquirida pelo município, tiver sobre si a incidência de obrigação ou exigência de assinatura de termo de recuo. </w:t>
      </w:r>
    </w:p>
    <w:p w14:paraId="283D0EF6" w14:textId="77777777" w:rsidR="007F3C6E" w:rsidRDefault="00002CBD" w:rsidP="00AE61AA">
      <w:pPr>
        <w:ind w:left="708"/>
        <w:jc w:val="both"/>
        <w:rPr>
          <w:rFonts w:ascii="Arial" w:hAnsi="Arial"/>
          <w:w w:val="106"/>
          <w:sz w:val="30"/>
          <w:szCs w:val="30"/>
        </w:rPr>
      </w:pPr>
      <w:r w:rsidRPr="00FA6585">
        <w:rPr>
          <w:rFonts w:ascii="Arial" w:hAnsi="Arial"/>
          <w:b/>
          <w:w w:val="106"/>
          <w:sz w:val="30"/>
          <w:szCs w:val="30"/>
        </w:rPr>
        <w:t>Área de uso comum</w:t>
      </w:r>
      <w:r w:rsidR="00986328">
        <w:rPr>
          <w:rFonts w:ascii="Arial" w:hAnsi="Arial"/>
          <w:w w:val="106"/>
          <w:sz w:val="30"/>
          <w:szCs w:val="30"/>
        </w:rPr>
        <w:t xml:space="preserve"> – </w:t>
      </w:r>
      <w:r w:rsidRPr="00FA6585">
        <w:rPr>
          <w:rFonts w:ascii="Arial" w:hAnsi="Arial"/>
          <w:w w:val="106"/>
          <w:sz w:val="30"/>
          <w:szCs w:val="30"/>
        </w:rPr>
        <w:t>É a área que pode ser utilizada em comum, por todos os proprietários do prédio ou condomínio, sendo livre o acesso e o uso, de forma comunitária. Exemplo: portaria do prédio, áreas de lazer, corredores de circulação, escadas.</w:t>
      </w:r>
      <w:ins w:id="1199" w:author="André" w:date="2015-03-09T12:17:00Z">
        <w:r w:rsidR="00AE61AA">
          <w:rPr>
            <w:rFonts w:ascii="Arial" w:hAnsi="Arial"/>
            <w:w w:val="106"/>
            <w:sz w:val="30"/>
            <w:szCs w:val="30"/>
          </w:rPr>
          <w:t xml:space="preserve"> </w:t>
        </w:r>
        <w:r w:rsidR="00AE61AA" w:rsidRPr="00AE61AA">
          <w:rPr>
            <w:rFonts w:ascii="Arial" w:hAnsi="Arial"/>
            <w:w w:val="106"/>
            <w:sz w:val="30"/>
            <w:szCs w:val="30"/>
          </w:rPr>
          <w:t>Pode ocorrer em alguns empreendimentos a destinação de  áreas comuns ao uso exclusivo de determinado(s) condômino(s).</w:t>
        </w:r>
      </w:ins>
    </w:p>
    <w:p w14:paraId="4973BAD9" w14:textId="77777777" w:rsidR="007F3C6E" w:rsidRDefault="00002CBD">
      <w:pPr>
        <w:ind w:left="708"/>
        <w:jc w:val="both"/>
        <w:rPr>
          <w:rFonts w:ascii="Arial" w:hAnsi="Arial"/>
          <w:w w:val="106"/>
          <w:sz w:val="30"/>
          <w:szCs w:val="30"/>
        </w:rPr>
      </w:pPr>
      <w:r w:rsidRPr="00FA6585">
        <w:rPr>
          <w:rFonts w:ascii="Arial" w:hAnsi="Arial"/>
          <w:b/>
          <w:w w:val="106"/>
          <w:sz w:val="30"/>
          <w:szCs w:val="30"/>
        </w:rPr>
        <w:t>Área útil</w:t>
      </w:r>
      <w:ins w:id="1200" w:author="André" w:date="2015-03-09T13:07:00Z">
        <w:r w:rsidR="008D089B">
          <w:rPr>
            <w:rFonts w:ascii="Arial" w:hAnsi="Arial"/>
            <w:b/>
            <w:w w:val="106"/>
            <w:sz w:val="30"/>
            <w:szCs w:val="30"/>
          </w:rPr>
          <w:t xml:space="preserve"> </w:t>
        </w:r>
        <w:r w:rsidR="008D089B" w:rsidRPr="008D089B">
          <w:rPr>
            <w:rFonts w:ascii="Arial" w:hAnsi="Arial"/>
            <w:w w:val="106"/>
            <w:sz w:val="30"/>
            <w:szCs w:val="30"/>
            <w:rPrChange w:id="1201" w:author="André" w:date="2015-03-09T13:07:00Z">
              <w:rPr>
                <w:rFonts w:ascii="Arial" w:hAnsi="Arial"/>
                <w:b/>
                <w:w w:val="106"/>
                <w:sz w:val="30"/>
                <w:szCs w:val="30"/>
              </w:rPr>
            </w:rPrChange>
          </w:rPr>
          <w:t>–</w:t>
        </w:r>
      </w:ins>
      <w:del w:id="1202" w:author="André" w:date="2015-03-09T13:07:00Z">
        <w:r w:rsidRPr="008D089B" w:rsidDel="008D089B">
          <w:rPr>
            <w:rFonts w:ascii="Arial" w:hAnsi="Arial"/>
            <w:w w:val="106"/>
            <w:sz w:val="30"/>
            <w:szCs w:val="30"/>
          </w:rPr>
          <w:delText>-</w:delText>
        </w:r>
      </w:del>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14:paraId="77D3FB9C" w14:textId="77777777" w:rsidR="007F3C6E" w:rsidRDefault="00002CBD">
      <w:pPr>
        <w:ind w:left="708"/>
        <w:jc w:val="both"/>
        <w:rPr>
          <w:rFonts w:ascii="Arial" w:hAnsi="Arial"/>
          <w:w w:val="106"/>
          <w:sz w:val="30"/>
          <w:szCs w:val="30"/>
        </w:rPr>
      </w:pPr>
      <w:r w:rsidRPr="00FA6585">
        <w:rPr>
          <w:rFonts w:ascii="Arial" w:hAnsi="Arial"/>
          <w:b/>
          <w:w w:val="106"/>
          <w:sz w:val="30"/>
          <w:szCs w:val="30"/>
        </w:rPr>
        <w:t>Arras</w:t>
      </w:r>
      <w:r w:rsidR="00986328">
        <w:rPr>
          <w:rFonts w:ascii="Arial" w:hAnsi="Arial"/>
          <w:w w:val="106"/>
          <w:sz w:val="30"/>
          <w:szCs w:val="30"/>
        </w:rPr>
        <w:t xml:space="preserve"> – </w:t>
      </w:r>
      <w:r w:rsidRPr="00FA6585">
        <w:rPr>
          <w:rFonts w:ascii="Arial" w:hAnsi="Arial"/>
          <w:w w:val="106"/>
          <w:sz w:val="30"/>
          <w:szCs w:val="30"/>
        </w:rPr>
        <w:t xml:space="preserve">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14:paraId="1A687547" w14:textId="77777777" w:rsidR="007F3C6E" w:rsidRDefault="00002CBD">
      <w:pPr>
        <w:ind w:left="708"/>
        <w:jc w:val="both"/>
        <w:rPr>
          <w:rFonts w:ascii="Arial" w:hAnsi="Arial"/>
          <w:w w:val="106"/>
          <w:sz w:val="30"/>
          <w:szCs w:val="30"/>
        </w:rPr>
      </w:pPr>
      <w:r w:rsidRPr="00FA6585">
        <w:rPr>
          <w:rFonts w:ascii="Arial" w:hAnsi="Arial"/>
          <w:b/>
          <w:w w:val="106"/>
          <w:sz w:val="30"/>
          <w:szCs w:val="30"/>
        </w:rPr>
        <w:t>Arrendamento</w:t>
      </w:r>
      <w:r w:rsidR="00986328">
        <w:rPr>
          <w:rFonts w:ascii="Arial" w:hAnsi="Arial"/>
          <w:w w:val="106"/>
          <w:sz w:val="30"/>
          <w:szCs w:val="30"/>
        </w:rPr>
        <w:t xml:space="preserve"> – </w:t>
      </w:r>
      <w:r w:rsidRPr="00FA6585">
        <w:rPr>
          <w:rFonts w:ascii="Arial" w:hAnsi="Arial"/>
          <w:w w:val="106"/>
          <w:sz w:val="30"/>
          <w:szCs w:val="30"/>
        </w:rPr>
        <w:t>Aluguel ou contrato, bilateral, pelo qual alguém (arrendante, locador) cede à outra pessoa (arrendatário, locatário), por certo tempo e preço, o uso e gozo de um bem não fungível (coisa que não se gasta, não se consome com o primeiro uso</w:t>
      </w:r>
      <w:r w:rsidR="00986328">
        <w:rPr>
          <w:rFonts w:ascii="Arial" w:hAnsi="Arial"/>
          <w:w w:val="106"/>
          <w:sz w:val="30"/>
          <w:szCs w:val="30"/>
        </w:rPr>
        <w:t xml:space="preserve"> – </w:t>
      </w:r>
      <w:r w:rsidRPr="00FA6585">
        <w:rPr>
          <w:rFonts w:ascii="Arial" w:hAnsi="Arial"/>
          <w:w w:val="106"/>
          <w:sz w:val="30"/>
          <w:szCs w:val="30"/>
        </w:rPr>
        <w:br/>
        <w:t xml:space="preserve">geralmente imóveis). Exemplo: prédio urbano ou rural, veículos etc. </w:t>
      </w:r>
    </w:p>
    <w:p w14:paraId="3467E3F5" w14:textId="77777777" w:rsidR="007F3C6E" w:rsidRDefault="00002CBD">
      <w:pPr>
        <w:ind w:left="708"/>
        <w:jc w:val="both"/>
        <w:rPr>
          <w:rFonts w:ascii="Arial" w:hAnsi="Arial"/>
          <w:w w:val="106"/>
          <w:sz w:val="30"/>
          <w:szCs w:val="30"/>
        </w:rPr>
      </w:pPr>
      <w:r w:rsidRPr="00FA6585">
        <w:rPr>
          <w:rFonts w:ascii="Arial" w:hAnsi="Arial"/>
          <w:b/>
          <w:w w:val="106"/>
          <w:sz w:val="30"/>
          <w:szCs w:val="30"/>
        </w:rPr>
        <w:t>Ata</w:t>
      </w:r>
      <w:r w:rsidR="00986328">
        <w:rPr>
          <w:rFonts w:ascii="Arial" w:hAnsi="Arial"/>
          <w:w w:val="106"/>
          <w:sz w:val="30"/>
          <w:szCs w:val="30"/>
        </w:rPr>
        <w:t xml:space="preserve"> – </w:t>
      </w:r>
      <w:r w:rsidRPr="00FA6585">
        <w:rPr>
          <w:rFonts w:ascii="Arial" w:hAnsi="Arial"/>
          <w:w w:val="106"/>
          <w:sz w:val="30"/>
          <w:szCs w:val="30"/>
        </w:rPr>
        <w:t xml:space="preserve">Registro fiel das deliberações tomadas por uma assembleia de condomínio, assinado por todos os condôminos presentes ou pelos que presidiram a reunião. Narração escrita dos fatos, ocorrências e deliberações tomadas durante uma reunião. </w:t>
      </w:r>
    </w:p>
    <w:p w14:paraId="10A10C91" w14:textId="77777777" w:rsidR="007F3C6E" w:rsidRDefault="00002CBD">
      <w:pPr>
        <w:ind w:left="708"/>
        <w:jc w:val="both"/>
        <w:rPr>
          <w:rFonts w:ascii="Arial" w:hAnsi="Arial"/>
          <w:w w:val="106"/>
          <w:sz w:val="30"/>
          <w:szCs w:val="30"/>
        </w:rPr>
      </w:pPr>
      <w:r w:rsidRPr="00FA6585">
        <w:rPr>
          <w:rFonts w:ascii="Arial" w:hAnsi="Arial"/>
          <w:b/>
          <w:w w:val="106"/>
          <w:sz w:val="30"/>
          <w:szCs w:val="30"/>
        </w:rPr>
        <w:t>ATC</w:t>
      </w:r>
      <w:r w:rsidR="007E6674">
        <w:rPr>
          <w:rFonts w:ascii="Arial" w:hAnsi="Arial"/>
          <w:b/>
          <w:w w:val="106"/>
          <w:sz w:val="30"/>
          <w:szCs w:val="30"/>
        </w:rPr>
        <w:t xml:space="preserve"> </w:t>
      </w:r>
      <w:r w:rsidR="00605D67" w:rsidRPr="00605D67">
        <w:rPr>
          <w:rFonts w:ascii="Arial" w:hAnsi="Arial"/>
          <w:w w:val="106"/>
          <w:sz w:val="30"/>
          <w:szCs w:val="30"/>
        </w:rPr>
        <w:t>–</w:t>
      </w:r>
      <w:r w:rsidRPr="00FA6585">
        <w:rPr>
          <w:rFonts w:ascii="Arial" w:hAnsi="Arial"/>
          <w:w w:val="106"/>
          <w:sz w:val="30"/>
          <w:szCs w:val="30"/>
        </w:rPr>
        <w:t xml:space="preserve"> Terminologia que representa a área total construída, de um edifício ou de uma unidade deste. </w:t>
      </w:r>
    </w:p>
    <w:p w14:paraId="0D6BD2FF" w14:textId="77777777" w:rsidR="007F3C6E" w:rsidRDefault="00002CBD">
      <w:pPr>
        <w:ind w:left="708"/>
        <w:jc w:val="both"/>
        <w:rPr>
          <w:rFonts w:ascii="Arial" w:hAnsi="Arial"/>
          <w:w w:val="106"/>
          <w:sz w:val="30"/>
          <w:szCs w:val="30"/>
        </w:rPr>
      </w:pPr>
      <w:r w:rsidRPr="00FA6585">
        <w:rPr>
          <w:rFonts w:ascii="Arial" w:hAnsi="Arial"/>
          <w:b/>
          <w:w w:val="106"/>
          <w:sz w:val="30"/>
          <w:szCs w:val="30"/>
        </w:rPr>
        <w:t>ATE</w:t>
      </w:r>
      <w:r w:rsidR="00986328">
        <w:rPr>
          <w:rFonts w:ascii="Arial" w:hAnsi="Arial"/>
          <w:w w:val="106"/>
          <w:sz w:val="30"/>
          <w:szCs w:val="30"/>
        </w:rPr>
        <w:t xml:space="preserve"> – </w:t>
      </w:r>
      <w:r w:rsidRPr="00FA6585">
        <w:rPr>
          <w:rFonts w:ascii="Arial" w:hAnsi="Arial"/>
          <w:w w:val="106"/>
          <w:sz w:val="30"/>
          <w:szCs w:val="30"/>
        </w:rPr>
        <w:t xml:space="preserve">Terminologia que representa a área total edificável ou edificada de uma construção sobre um lote urbano, legalmente permitida pelo órgão público municipal. </w:t>
      </w:r>
    </w:p>
    <w:p w14:paraId="7C8A3C93" w14:textId="77777777" w:rsidR="007F3C6E" w:rsidRDefault="00002CBD">
      <w:pPr>
        <w:ind w:left="708"/>
        <w:jc w:val="both"/>
        <w:rPr>
          <w:rFonts w:ascii="Arial" w:hAnsi="Arial"/>
          <w:w w:val="106"/>
          <w:sz w:val="30"/>
          <w:szCs w:val="30"/>
        </w:rPr>
      </w:pPr>
      <w:r w:rsidRPr="00FA6585">
        <w:rPr>
          <w:rFonts w:ascii="Arial" w:hAnsi="Arial"/>
          <w:b/>
          <w:w w:val="106"/>
          <w:sz w:val="30"/>
          <w:szCs w:val="30"/>
        </w:rPr>
        <w:t>Aval</w:t>
      </w:r>
      <w:r w:rsidR="00986328">
        <w:rPr>
          <w:rFonts w:ascii="Arial" w:hAnsi="Arial"/>
          <w:w w:val="106"/>
          <w:sz w:val="30"/>
          <w:szCs w:val="30"/>
        </w:rPr>
        <w:t xml:space="preserve"> – </w:t>
      </w:r>
      <w:r w:rsidRPr="00FA6585">
        <w:rPr>
          <w:rFonts w:ascii="Arial" w:hAnsi="Arial"/>
          <w:w w:val="106"/>
          <w:sz w:val="30"/>
          <w:szCs w:val="30"/>
        </w:rPr>
        <w:t>Garantia pessoal, plena e solidária, assegurando o pagamento de um título, nota promissória, cheque ou duplicata.</w:t>
      </w:r>
    </w:p>
    <w:p w14:paraId="5E42DF97" w14:textId="77777777" w:rsidR="007F3C6E" w:rsidRDefault="00002CBD">
      <w:pPr>
        <w:ind w:left="708"/>
        <w:jc w:val="both"/>
        <w:rPr>
          <w:rFonts w:ascii="Arial" w:hAnsi="Arial"/>
          <w:w w:val="106"/>
          <w:sz w:val="30"/>
          <w:szCs w:val="30"/>
        </w:rPr>
      </w:pPr>
      <w:r w:rsidRPr="00FA6585">
        <w:rPr>
          <w:rFonts w:ascii="Arial" w:hAnsi="Arial"/>
          <w:b/>
          <w:w w:val="106"/>
          <w:sz w:val="30"/>
          <w:szCs w:val="30"/>
        </w:rPr>
        <w:t>Avaliação</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Processo no universo do crédito à habitação, de acordo com o qual um perito determina o valor do bem que vai ser dado de hipoteca. </w:t>
      </w:r>
    </w:p>
    <w:p w14:paraId="46889E5D" w14:textId="77777777" w:rsidR="007F3C6E" w:rsidRDefault="00002CBD">
      <w:pPr>
        <w:ind w:left="708"/>
        <w:jc w:val="both"/>
        <w:rPr>
          <w:rFonts w:ascii="Arial" w:hAnsi="Arial"/>
          <w:w w:val="106"/>
          <w:sz w:val="30"/>
          <w:szCs w:val="30"/>
        </w:rPr>
      </w:pPr>
      <w:r w:rsidRPr="00FA6585">
        <w:rPr>
          <w:rFonts w:ascii="Arial" w:hAnsi="Arial"/>
          <w:b/>
          <w:w w:val="106"/>
          <w:sz w:val="30"/>
          <w:szCs w:val="30"/>
        </w:rPr>
        <w:t>Avalista</w:t>
      </w:r>
      <w:r w:rsidR="00986328">
        <w:rPr>
          <w:rFonts w:ascii="Arial" w:hAnsi="Arial"/>
          <w:w w:val="106"/>
          <w:sz w:val="30"/>
          <w:szCs w:val="30"/>
        </w:rPr>
        <w:t xml:space="preserve"> – </w:t>
      </w:r>
      <w:r w:rsidRPr="00FA6585">
        <w:rPr>
          <w:rFonts w:ascii="Arial" w:hAnsi="Arial"/>
          <w:w w:val="106"/>
          <w:sz w:val="30"/>
          <w:szCs w:val="30"/>
        </w:rPr>
        <w:t xml:space="preserve">Aquele que avaliza letra de câmbio, nota promissória ou duplicata em favor de alguém, garantindo o título. Quem dá o aval. </w:t>
      </w:r>
    </w:p>
    <w:p w14:paraId="02302EF4" w14:textId="77777777" w:rsidR="007F3C6E" w:rsidRDefault="00002CBD">
      <w:pPr>
        <w:ind w:left="708"/>
        <w:jc w:val="both"/>
        <w:rPr>
          <w:rFonts w:ascii="Arial" w:hAnsi="Arial"/>
          <w:w w:val="106"/>
          <w:sz w:val="30"/>
          <w:szCs w:val="30"/>
        </w:rPr>
      </w:pPr>
      <w:r w:rsidRPr="00FA6585">
        <w:rPr>
          <w:rFonts w:ascii="Arial" w:hAnsi="Arial"/>
          <w:b/>
          <w:w w:val="106"/>
          <w:sz w:val="30"/>
          <w:szCs w:val="30"/>
        </w:rPr>
        <w:t>Bem preservado</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É aquele que deverá manter as características originais das fachadas e volumetria, sendo permitido o remanejamento das partes internas da edificação.</w:t>
      </w:r>
    </w:p>
    <w:p w14:paraId="0D85FFF7" w14:textId="77777777" w:rsidR="007F3C6E" w:rsidRDefault="00002CBD">
      <w:pPr>
        <w:ind w:left="708"/>
        <w:jc w:val="both"/>
        <w:rPr>
          <w:rFonts w:ascii="Arial" w:hAnsi="Arial"/>
          <w:w w:val="106"/>
          <w:sz w:val="30"/>
          <w:szCs w:val="30"/>
        </w:rPr>
      </w:pPr>
      <w:r w:rsidRPr="00FA6585">
        <w:rPr>
          <w:rFonts w:ascii="Arial" w:hAnsi="Arial"/>
          <w:b/>
          <w:w w:val="106"/>
          <w:sz w:val="30"/>
          <w:szCs w:val="30"/>
        </w:rPr>
        <w:t>Bem tombado</w:t>
      </w:r>
      <w:r w:rsidR="00986328">
        <w:rPr>
          <w:rFonts w:ascii="Arial" w:hAnsi="Arial"/>
          <w:w w:val="106"/>
          <w:sz w:val="30"/>
          <w:szCs w:val="30"/>
        </w:rPr>
        <w:t xml:space="preserve"> – </w:t>
      </w:r>
      <w:r w:rsidRPr="00FA6585">
        <w:rPr>
          <w:rFonts w:ascii="Arial" w:hAnsi="Arial"/>
          <w:w w:val="106"/>
          <w:sz w:val="30"/>
          <w:szCs w:val="30"/>
        </w:rPr>
        <w:t xml:space="preserve">É o bem protegido legalmente, para manutenção de suas características construtivas, históricas, artísticas, científicas ou afetivas. </w:t>
      </w:r>
    </w:p>
    <w:p w14:paraId="68B9587C" w14:textId="77777777" w:rsidR="007F3C6E" w:rsidRDefault="00002CBD">
      <w:pPr>
        <w:ind w:left="708"/>
        <w:jc w:val="both"/>
        <w:rPr>
          <w:rFonts w:ascii="Arial" w:hAnsi="Arial"/>
          <w:w w:val="106"/>
          <w:sz w:val="30"/>
          <w:szCs w:val="30"/>
        </w:rPr>
      </w:pPr>
      <w:r w:rsidRPr="00FA6585">
        <w:rPr>
          <w:rFonts w:ascii="Arial" w:hAnsi="Arial"/>
          <w:b/>
          <w:w w:val="106"/>
          <w:sz w:val="30"/>
          <w:szCs w:val="30"/>
        </w:rPr>
        <w:t>Bem tutelado</w:t>
      </w:r>
      <w:r w:rsidR="00986328">
        <w:rPr>
          <w:rFonts w:ascii="Arial" w:hAnsi="Arial"/>
          <w:w w:val="106"/>
          <w:sz w:val="30"/>
          <w:szCs w:val="30"/>
        </w:rPr>
        <w:t xml:space="preserve"> – </w:t>
      </w:r>
      <w:r w:rsidRPr="00FA6585">
        <w:rPr>
          <w:rFonts w:ascii="Arial" w:hAnsi="Arial"/>
          <w:w w:val="106"/>
          <w:sz w:val="30"/>
          <w:szCs w:val="30"/>
        </w:rPr>
        <w:t xml:space="preserve">É aquele que, situado em Área de Proteção Ambiental, pode ser modificado ou demolido, estando a nova edificação sujeita a compatibilização com os imóveis tombados e tutelados. </w:t>
      </w:r>
    </w:p>
    <w:p w14:paraId="29846EE8" w14:textId="77777777" w:rsidR="007F3C6E" w:rsidRDefault="00002CBD">
      <w:pPr>
        <w:ind w:left="708"/>
        <w:jc w:val="both"/>
        <w:rPr>
          <w:rFonts w:ascii="Arial" w:hAnsi="Arial"/>
          <w:w w:val="106"/>
          <w:sz w:val="30"/>
          <w:szCs w:val="30"/>
        </w:rPr>
      </w:pPr>
      <w:r w:rsidRPr="00FA6585">
        <w:rPr>
          <w:rFonts w:ascii="Arial" w:hAnsi="Arial"/>
          <w:b/>
          <w:w w:val="106"/>
          <w:sz w:val="30"/>
          <w:szCs w:val="30"/>
        </w:rPr>
        <w:t>Benfeitorias</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São obras ou despesas que se fazem num imóvel, visando à conservação, melhoria ou simplesmente ao embelezamento, tornando-o mais agradável. São qualidades que se acrescentam ao imóvel através de obra humana. São classificadas em necessárias, as que tem por fim conservar o bem ou evitar a sua deterioração (reforço das fundações do prédio, desinfecção de um jardim </w:t>
      </w:r>
      <w:r w:rsidR="007A106E" w:rsidRPr="00FA6585">
        <w:rPr>
          <w:rFonts w:ascii="Arial" w:hAnsi="Arial"/>
          <w:w w:val="106"/>
          <w:sz w:val="30"/>
          <w:szCs w:val="30"/>
        </w:rPr>
        <w:t>etc.</w:t>
      </w:r>
      <w:r w:rsidRPr="00FA6585">
        <w:rPr>
          <w:rFonts w:ascii="Arial" w:hAnsi="Arial"/>
          <w:w w:val="106"/>
          <w:sz w:val="30"/>
          <w:szCs w:val="30"/>
        </w:rPr>
        <w:t xml:space="preserve">); úteis ou proveitosas, as que aumentam ou facilitam o uso da coisa (instalação de aparelhos hidráulicos modernos, construção de garagem), voluptuárias, as que não aumentam o uso habitual da coisa, ainda que a tornem mais agradável, sejam ou não de grande valor (revestimento do piso em mármore, construção de piscina). </w:t>
      </w:r>
    </w:p>
    <w:p w14:paraId="589F764C" w14:textId="77777777" w:rsidR="007F3C6E" w:rsidRDefault="00002CBD">
      <w:pPr>
        <w:ind w:left="708"/>
        <w:jc w:val="both"/>
        <w:rPr>
          <w:rFonts w:ascii="Arial" w:hAnsi="Arial"/>
          <w:w w:val="106"/>
          <w:sz w:val="30"/>
          <w:szCs w:val="30"/>
        </w:rPr>
      </w:pPr>
      <w:r w:rsidRPr="00FA6585">
        <w:rPr>
          <w:rFonts w:ascii="Arial" w:hAnsi="Arial"/>
          <w:b/>
          <w:w w:val="106"/>
          <w:sz w:val="30"/>
          <w:szCs w:val="30"/>
        </w:rPr>
        <w:t>Cadastro de imóveis</w:t>
      </w:r>
      <w:r w:rsidR="00986328">
        <w:rPr>
          <w:rFonts w:ascii="Arial" w:hAnsi="Arial"/>
          <w:w w:val="106"/>
          <w:sz w:val="30"/>
          <w:szCs w:val="30"/>
        </w:rPr>
        <w:t xml:space="preserve"> – </w:t>
      </w:r>
      <w:r w:rsidRPr="00FA6585">
        <w:rPr>
          <w:rFonts w:ascii="Arial" w:hAnsi="Arial"/>
          <w:w w:val="106"/>
          <w:sz w:val="30"/>
          <w:szCs w:val="30"/>
        </w:rPr>
        <w:t xml:space="preserve">Registro público mantido pela Prefeitura, de bens imóveis existentes no município. </w:t>
      </w:r>
    </w:p>
    <w:p w14:paraId="788A2E67" w14:textId="77777777" w:rsidR="007F3C6E" w:rsidRDefault="00002CBD">
      <w:pPr>
        <w:ind w:left="708"/>
        <w:jc w:val="both"/>
        <w:rPr>
          <w:rFonts w:ascii="Arial" w:hAnsi="Arial"/>
          <w:w w:val="106"/>
          <w:sz w:val="30"/>
          <w:szCs w:val="30"/>
        </w:rPr>
      </w:pPr>
      <w:r w:rsidRPr="00FA6585">
        <w:rPr>
          <w:rFonts w:ascii="Arial" w:hAnsi="Arial"/>
          <w:b/>
          <w:w w:val="106"/>
          <w:sz w:val="30"/>
          <w:szCs w:val="30"/>
        </w:rPr>
        <w:t>Caixa Econômica Federal (CEF)</w:t>
      </w:r>
      <w:r w:rsidR="00986328">
        <w:rPr>
          <w:rFonts w:ascii="Arial" w:hAnsi="Arial"/>
          <w:w w:val="106"/>
          <w:sz w:val="30"/>
          <w:szCs w:val="30"/>
        </w:rPr>
        <w:t xml:space="preserve"> – </w:t>
      </w:r>
      <w:r w:rsidRPr="00FA6585">
        <w:rPr>
          <w:rFonts w:ascii="Arial" w:hAnsi="Arial"/>
          <w:w w:val="106"/>
          <w:sz w:val="30"/>
          <w:szCs w:val="30"/>
        </w:rPr>
        <w:t xml:space="preserve">Instituição financeira que atua em todo o território nacional, fiscalizada pelo Banco Central do Brasil. Integrando o Sistema Financeiro Nacional, auxilia na execução da política do credito do governo federal. </w:t>
      </w:r>
    </w:p>
    <w:p w14:paraId="68231BBA" w14:textId="77777777" w:rsidR="007F3C6E" w:rsidRDefault="00002CBD">
      <w:pPr>
        <w:ind w:left="708"/>
        <w:jc w:val="both"/>
        <w:rPr>
          <w:rFonts w:ascii="Arial" w:hAnsi="Arial"/>
          <w:w w:val="106"/>
          <w:sz w:val="30"/>
          <w:szCs w:val="30"/>
        </w:rPr>
      </w:pPr>
      <w:r w:rsidRPr="000F6AC8">
        <w:rPr>
          <w:rFonts w:ascii="Arial" w:hAnsi="Arial"/>
          <w:b/>
          <w:w w:val="106"/>
          <w:sz w:val="30"/>
          <w:szCs w:val="30"/>
        </w:rPr>
        <w:t>Capital</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Certa soma em dinheiro, que constitui parte de um patrimônio. O conjunto de bens que alguém possui. </w:t>
      </w:r>
    </w:p>
    <w:p w14:paraId="25EBA795" w14:textId="77777777" w:rsidR="007F3C6E" w:rsidRDefault="00002CBD">
      <w:pPr>
        <w:ind w:left="708"/>
        <w:jc w:val="both"/>
        <w:rPr>
          <w:rFonts w:ascii="Arial" w:hAnsi="Arial"/>
          <w:w w:val="106"/>
          <w:sz w:val="30"/>
          <w:szCs w:val="30"/>
        </w:rPr>
      </w:pPr>
      <w:r w:rsidRPr="00FA6585">
        <w:rPr>
          <w:rFonts w:ascii="Arial" w:hAnsi="Arial"/>
          <w:b/>
          <w:w w:val="106"/>
          <w:sz w:val="30"/>
          <w:szCs w:val="30"/>
        </w:rPr>
        <w:t>Capitalização de juros</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Processo segundo o qual juros devidos e não liquidados são acrescidos ao capital inicial. </w:t>
      </w:r>
    </w:p>
    <w:p w14:paraId="5C88C004" w14:textId="77777777" w:rsidR="007F3C6E" w:rsidRDefault="00002CBD">
      <w:pPr>
        <w:ind w:left="708"/>
        <w:jc w:val="both"/>
        <w:rPr>
          <w:rFonts w:ascii="Arial" w:hAnsi="Arial"/>
          <w:w w:val="106"/>
          <w:sz w:val="30"/>
          <w:szCs w:val="30"/>
        </w:rPr>
      </w:pPr>
      <w:r w:rsidRPr="00FA6585">
        <w:rPr>
          <w:rFonts w:ascii="Arial" w:hAnsi="Arial"/>
          <w:b/>
          <w:w w:val="106"/>
          <w:sz w:val="30"/>
          <w:szCs w:val="30"/>
        </w:rPr>
        <w:t>Carta de crédito</w:t>
      </w:r>
      <w:r w:rsidR="00986328">
        <w:rPr>
          <w:rFonts w:ascii="Arial" w:hAnsi="Arial"/>
          <w:w w:val="106"/>
          <w:sz w:val="30"/>
          <w:szCs w:val="30"/>
        </w:rPr>
        <w:t xml:space="preserve"> – </w:t>
      </w:r>
      <w:r w:rsidRPr="00FA6585">
        <w:rPr>
          <w:rFonts w:ascii="Arial" w:hAnsi="Arial"/>
          <w:w w:val="106"/>
          <w:sz w:val="30"/>
          <w:szCs w:val="30"/>
        </w:rPr>
        <w:t xml:space="preserve">Documento dirigido a comerciante ou banqueiro, autorizando-o a pôr à disposição de uma outra pessoa determinada importância, até certo limite e dentro de um prazo estipulado. </w:t>
      </w:r>
    </w:p>
    <w:p w14:paraId="053B3ED6" w14:textId="77777777" w:rsidR="007F3C6E" w:rsidRDefault="00002CBD">
      <w:pPr>
        <w:ind w:left="708"/>
        <w:jc w:val="both"/>
        <w:rPr>
          <w:rFonts w:ascii="Arial" w:hAnsi="Arial"/>
          <w:w w:val="106"/>
          <w:sz w:val="30"/>
          <w:szCs w:val="30"/>
        </w:rPr>
      </w:pPr>
      <w:r w:rsidRPr="00FA6585">
        <w:rPr>
          <w:rFonts w:ascii="Arial" w:hAnsi="Arial"/>
          <w:b/>
          <w:w w:val="106"/>
          <w:sz w:val="30"/>
          <w:szCs w:val="30"/>
        </w:rPr>
        <w:t>Carteira hipotecária</w:t>
      </w:r>
      <w:r w:rsidR="00986328">
        <w:rPr>
          <w:rFonts w:ascii="Arial" w:hAnsi="Arial"/>
          <w:w w:val="106"/>
          <w:sz w:val="30"/>
          <w:szCs w:val="30"/>
        </w:rPr>
        <w:t xml:space="preserve"> – </w:t>
      </w:r>
      <w:r w:rsidRPr="00FA6585">
        <w:rPr>
          <w:rFonts w:ascii="Arial" w:hAnsi="Arial"/>
          <w:w w:val="106"/>
          <w:sz w:val="30"/>
          <w:szCs w:val="30"/>
        </w:rPr>
        <w:t xml:space="preserve">É um contrato com condições mais livres do que os financiamentos do SFH, pois a instituição financeira usa recursos captados diretamente por ela, para dar o crédito. Esta linha permite a compra de imóveis de maior valor, sem limites máximos de financiamento ou prazos. </w:t>
      </w:r>
    </w:p>
    <w:p w14:paraId="4CE64200" w14:textId="77777777" w:rsidR="007F3C6E" w:rsidRDefault="00002CBD">
      <w:pPr>
        <w:ind w:left="708"/>
        <w:jc w:val="both"/>
        <w:rPr>
          <w:rFonts w:ascii="Arial" w:hAnsi="Arial"/>
          <w:w w:val="106"/>
          <w:sz w:val="30"/>
          <w:szCs w:val="30"/>
        </w:rPr>
      </w:pPr>
      <w:r w:rsidRPr="00FA6585">
        <w:rPr>
          <w:rFonts w:ascii="Arial" w:hAnsi="Arial"/>
          <w:b/>
          <w:w w:val="106"/>
          <w:sz w:val="30"/>
          <w:szCs w:val="30"/>
        </w:rPr>
        <w:t>Cartório de notas</w:t>
      </w:r>
      <w:r w:rsidR="00986328">
        <w:rPr>
          <w:rFonts w:ascii="Arial" w:hAnsi="Arial"/>
          <w:w w:val="106"/>
          <w:sz w:val="30"/>
          <w:szCs w:val="30"/>
        </w:rPr>
        <w:t xml:space="preserve"> – </w:t>
      </w:r>
      <w:r w:rsidRPr="00FA6585">
        <w:rPr>
          <w:rFonts w:ascii="Arial" w:hAnsi="Arial"/>
          <w:w w:val="106"/>
          <w:sz w:val="30"/>
          <w:szCs w:val="30"/>
        </w:rPr>
        <w:t xml:space="preserve">Local onde são </w:t>
      </w:r>
      <w:ins w:id="1203" w:author="André" w:date="2015-03-09T12:19:00Z">
        <w:r w:rsidR="00AE61AA" w:rsidRPr="00AE61AA">
          <w:rPr>
            <w:rFonts w:ascii="Arial" w:hAnsi="Arial"/>
            <w:w w:val="106"/>
            <w:sz w:val="30"/>
            <w:szCs w:val="30"/>
          </w:rPr>
          <w:t xml:space="preserve">feitas as escrituras de Compra e Venda dos Imóveis. Neste cartório também são feitas procurações reconhecimentos de firmas e autenticações de </w:t>
        </w:r>
      </w:ins>
      <w:del w:id="1204" w:author="André" w:date="2015-03-09T12:19:00Z">
        <w:r w:rsidRPr="00FA6585" w:rsidDel="00AE61AA">
          <w:rPr>
            <w:rFonts w:ascii="Arial" w:hAnsi="Arial"/>
            <w:w w:val="106"/>
            <w:sz w:val="30"/>
            <w:szCs w:val="30"/>
          </w:rPr>
          <w:delText xml:space="preserve">arquivados </w:delText>
        </w:r>
      </w:del>
      <w:r w:rsidRPr="00FA6585">
        <w:rPr>
          <w:rFonts w:ascii="Arial" w:hAnsi="Arial"/>
          <w:w w:val="106"/>
          <w:sz w:val="30"/>
          <w:szCs w:val="30"/>
        </w:rPr>
        <w:t>documentos</w:t>
      </w:r>
      <w:del w:id="1205" w:author="André" w:date="2015-03-09T12:19:00Z">
        <w:r w:rsidRPr="00FA6585" w:rsidDel="00AE61AA">
          <w:rPr>
            <w:rFonts w:ascii="Arial" w:hAnsi="Arial"/>
            <w:w w:val="106"/>
            <w:sz w:val="30"/>
            <w:szCs w:val="30"/>
          </w:rPr>
          <w:delText xml:space="preserve"> importantes e onde funcionam os registros públicos, ofícios de notas e tabelionatos</w:delText>
        </w:r>
      </w:del>
      <w:r w:rsidRPr="00FA6585">
        <w:rPr>
          <w:rFonts w:ascii="Arial" w:hAnsi="Arial"/>
          <w:w w:val="106"/>
          <w:sz w:val="30"/>
          <w:szCs w:val="30"/>
        </w:rPr>
        <w:t xml:space="preserve">. </w:t>
      </w:r>
    </w:p>
    <w:p w14:paraId="387EE4EC"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Cau</w:t>
      </w:r>
      <w:r w:rsidR="007D592B">
        <w:rPr>
          <w:rFonts w:ascii="Arial" w:eastAsiaTheme="minorEastAsia" w:hAnsi="Arial" w:cs="Arial"/>
          <w:b/>
          <w:bCs/>
          <w:sz w:val="30"/>
          <w:szCs w:val="30"/>
        </w:rPr>
        <w:t xml:space="preserve"> </w:t>
      </w:r>
      <w:del w:id="1206" w:author="André" w:date="2015-03-09T12:19:00Z">
        <w:r w:rsidR="00605D67" w:rsidRPr="00AE61AA" w:rsidDel="00AE61AA">
          <w:rPr>
            <w:rFonts w:ascii="Arial" w:eastAsiaTheme="minorEastAsia" w:hAnsi="Arial" w:cs="Arial"/>
            <w:b/>
            <w:bCs/>
            <w:sz w:val="30"/>
            <w:szCs w:val="30"/>
            <w:rPrChange w:id="1207" w:author="André" w:date="2015-03-09T12:19:00Z">
              <w:rPr>
                <w:rFonts w:ascii="Arial" w:eastAsiaTheme="minorEastAsia" w:hAnsi="Arial" w:cs="Arial"/>
                <w:bCs/>
                <w:sz w:val="30"/>
                <w:szCs w:val="30"/>
              </w:rPr>
            </w:rPrChange>
          </w:rPr>
          <w:delText>–</w:delText>
        </w:r>
        <w:r w:rsidR="00F70263" w:rsidRPr="00AE61AA" w:rsidDel="00AE61AA">
          <w:rPr>
            <w:rFonts w:ascii="Arial" w:eastAsiaTheme="minorEastAsia" w:hAnsi="Arial" w:cs="Arial"/>
            <w:b/>
            <w:sz w:val="30"/>
            <w:szCs w:val="30"/>
            <w:rPrChange w:id="1208" w:author="André" w:date="2015-03-09T12:19:00Z">
              <w:rPr>
                <w:rFonts w:ascii="Arial" w:eastAsiaTheme="minorEastAsia" w:hAnsi="Arial" w:cs="Arial"/>
                <w:sz w:val="30"/>
                <w:szCs w:val="30"/>
              </w:rPr>
            </w:rPrChange>
          </w:rPr>
          <w:delText xml:space="preserve"> </w:delText>
        </w:r>
      </w:del>
      <w:r w:rsidRPr="00AE61AA">
        <w:rPr>
          <w:rFonts w:ascii="Arial" w:eastAsiaTheme="minorEastAsia" w:hAnsi="Arial" w:cs="Arial"/>
          <w:b/>
          <w:sz w:val="30"/>
          <w:szCs w:val="30"/>
          <w:rPrChange w:id="1209" w:author="André" w:date="2015-03-09T12:19:00Z">
            <w:rPr>
              <w:rFonts w:ascii="Arial" w:eastAsiaTheme="minorEastAsia" w:hAnsi="Arial" w:cs="Arial"/>
              <w:sz w:val="30"/>
              <w:szCs w:val="30"/>
            </w:rPr>
          </w:rPrChange>
        </w:rPr>
        <w:t>(Conselho de Arquitetura e Urbanismo)</w:t>
      </w:r>
      <w:r w:rsidRPr="00841C77">
        <w:rPr>
          <w:rFonts w:ascii="Arial" w:eastAsiaTheme="minorEastAsia" w:hAnsi="Arial" w:cs="Arial"/>
          <w:sz w:val="30"/>
          <w:szCs w:val="30"/>
        </w:rPr>
        <w:t xml:space="preserve"> -</w:t>
      </w:r>
      <w:r w:rsidR="00F70263">
        <w:rPr>
          <w:rFonts w:ascii="Arial" w:eastAsiaTheme="minorEastAsia" w:hAnsi="Arial" w:cs="Arial"/>
          <w:b/>
          <w:bCs/>
          <w:sz w:val="30"/>
          <w:szCs w:val="30"/>
        </w:rPr>
        <w:t xml:space="preserve"> </w:t>
      </w:r>
      <w:r w:rsidRPr="00841C77">
        <w:rPr>
          <w:rFonts w:ascii="Arial" w:eastAsiaTheme="minorEastAsia" w:hAnsi="Arial" w:cs="Arial"/>
          <w:sz w:val="30"/>
          <w:szCs w:val="30"/>
        </w:rPr>
        <w:t>Órgão que regula o exercício profissional, fiscaliza e assessora os profissionais destas áreas.</w:t>
      </w:r>
    </w:p>
    <w:p w14:paraId="7721134A" w14:textId="77777777" w:rsidR="007F3C6E" w:rsidRDefault="007F3C6E">
      <w:pPr>
        <w:ind w:left="708"/>
        <w:jc w:val="both"/>
        <w:rPr>
          <w:rFonts w:ascii="Arial" w:hAnsi="Arial"/>
          <w:w w:val="106"/>
          <w:sz w:val="30"/>
          <w:szCs w:val="30"/>
        </w:rPr>
      </w:pPr>
    </w:p>
    <w:p w14:paraId="4AEDEAC1" w14:textId="77777777" w:rsidR="007F3C6E" w:rsidRDefault="00002CBD">
      <w:pPr>
        <w:ind w:left="708"/>
        <w:jc w:val="both"/>
        <w:rPr>
          <w:rFonts w:ascii="Arial" w:hAnsi="Arial"/>
          <w:w w:val="106"/>
          <w:sz w:val="30"/>
          <w:szCs w:val="30"/>
        </w:rPr>
      </w:pPr>
      <w:r w:rsidRPr="00FA6585">
        <w:rPr>
          <w:rFonts w:ascii="Arial" w:hAnsi="Arial"/>
          <w:b/>
          <w:w w:val="106"/>
          <w:sz w:val="30"/>
          <w:szCs w:val="30"/>
        </w:rPr>
        <w:t>Caução</w:t>
      </w:r>
      <w:r w:rsidR="00986328">
        <w:rPr>
          <w:rFonts w:ascii="Arial" w:hAnsi="Arial"/>
          <w:w w:val="106"/>
          <w:sz w:val="30"/>
          <w:szCs w:val="30"/>
        </w:rPr>
        <w:t xml:space="preserve"> – </w:t>
      </w:r>
      <w:r w:rsidRPr="00FA6585">
        <w:rPr>
          <w:rFonts w:ascii="Arial" w:hAnsi="Arial"/>
          <w:w w:val="106"/>
          <w:sz w:val="30"/>
          <w:szCs w:val="30"/>
        </w:rPr>
        <w:t xml:space="preserve">Garantia real ou pessoal para o cumprimento de obrigações assumidas. </w:t>
      </w:r>
    </w:p>
    <w:p w14:paraId="2453C51B" w14:textId="77777777" w:rsidR="007F3C6E" w:rsidRDefault="00002CBD">
      <w:pPr>
        <w:ind w:left="708"/>
        <w:jc w:val="both"/>
        <w:rPr>
          <w:rFonts w:ascii="Arial" w:hAnsi="Arial"/>
          <w:w w:val="106"/>
          <w:sz w:val="30"/>
          <w:szCs w:val="30"/>
        </w:rPr>
      </w:pPr>
      <w:r w:rsidRPr="00FA6585">
        <w:rPr>
          <w:rFonts w:ascii="Arial" w:hAnsi="Arial"/>
          <w:b/>
          <w:w w:val="106"/>
          <w:sz w:val="30"/>
          <w:szCs w:val="30"/>
        </w:rPr>
        <w:t>Certidão negativa</w:t>
      </w:r>
      <w:r w:rsidR="00986328">
        <w:rPr>
          <w:rFonts w:ascii="Arial" w:hAnsi="Arial"/>
          <w:w w:val="106"/>
          <w:sz w:val="30"/>
          <w:szCs w:val="30"/>
        </w:rPr>
        <w:t xml:space="preserve"> – </w:t>
      </w:r>
      <w:r w:rsidRPr="00FA6585">
        <w:rPr>
          <w:rFonts w:ascii="Arial" w:hAnsi="Arial"/>
          <w:w w:val="106"/>
          <w:sz w:val="30"/>
          <w:szCs w:val="30"/>
        </w:rPr>
        <w:t xml:space="preserve">É a certidão que atesta a não existência de alguma ação civil, criminal ou na Justiça Federal, ou se a pessoa está impedida de realizar qualquer ato. É um comprovante de estar o contribuinte em dia com o Fisco. Na compra e venda de imóveis, são solicitadas as certidões do vendedor, para verificar se o mesmo pode realmente vender o imóvel de sua propriedade. Deve ser solicitada; também, a Certidão de Registro de Imóveis correspondente ao endereço do imóvel a ser vendido, para atestar se o mesmo está livre de qualquer ônus ou outro agravante. </w:t>
      </w:r>
    </w:p>
    <w:p w14:paraId="3CBD723A" w14:textId="77777777" w:rsidR="007F3C6E" w:rsidRDefault="00002CBD">
      <w:pPr>
        <w:ind w:left="708"/>
        <w:jc w:val="both"/>
        <w:rPr>
          <w:rFonts w:ascii="Arial" w:hAnsi="Arial"/>
          <w:w w:val="106"/>
          <w:sz w:val="30"/>
          <w:szCs w:val="30"/>
        </w:rPr>
      </w:pPr>
      <w:r w:rsidRPr="00FA6585">
        <w:rPr>
          <w:rFonts w:ascii="Arial" w:hAnsi="Arial"/>
          <w:b/>
          <w:w w:val="106"/>
          <w:sz w:val="30"/>
          <w:szCs w:val="30"/>
        </w:rPr>
        <w:t>Certidão de Registro de Imóveis</w:t>
      </w:r>
      <w:r w:rsidR="00986328">
        <w:rPr>
          <w:rFonts w:ascii="Arial" w:hAnsi="Arial"/>
          <w:w w:val="106"/>
          <w:sz w:val="30"/>
          <w:szCs w:val="30"/>
        </w:rPr>
        <w:t xml:space="preserve"> – </w:t>
      </w:r>
      <w:r w:rsidRPr="00FA6585">
        <w:rPr>
          <w:rFonts w:ascii="Arial" w:hAnsi="Arial"/>
          <w:w w:val="106"/>
          <w:sz w:val="30"/>
          <w:szCs w:val="30"/>
        </w:rPr>
        <w:t xml:space="preserve">Documento expedido pelo oficial ou servidor do ofício de registro de imóveis, a requerimento de qualquer pessoa, relativo ao que contar </w:t>
      </w:r>
      <w:ins w:id="1210" w:author="André" w:date="2015-03-09T12:20:00Z">
        <w:r w:rsidR="008705B1">
          <w:rPr>
            <w:rFonts w:ascii="Arial" w:hAnsi="Arial"/>
            <w:w w:val="106"/>
            <w:sz w:val="30"/>
            <w:szCs w:val="30"/>
          </w:rPr>
          <w:t>sobre imóvel específico</w:t>
        </w:r>
      </w:ins>
      <w:del w:id="1211" w:author="André" w:date="2015-03-09T12:20:00Z">
        <w:r w:rsidRPr="00FA6585" w:rsidDel="008705B1">
          <w:rPr>
            <w:rFonts w:ascii="Arial" w:hAnsi="Arial"/>
            <w:w w:val="106"/>
            <w:sz w:val="30"/>
            <w:szCs w:val="30"/>
          </w:rPr>
          <w:delText>nos assentos feitos</w:delText>
        </w:r>
      </w:del>
      <w:r w:rsidRPr="00FA6585">
        <w:rPr>
          <w:rFonts w:ascii="Arial" w:hAnsi="Arial"/>
          <w:w w:val="106"/>
          <w:sz w:val="30"/>
          <w:szCs w:val="30"/>
        </w:rPr>
        <w:t xml:space="preserve">. </w:t>
      </w:r>
    </w:p>
    <w:p w14:paraId="4AD3F79B" w14:textId="77777777" w:rsidR="007F3C6E" w:rsidRDefault="00002CBD">
      <w:pPr>
        <w:ind w:left="708"/>
        <w:jc w:val="both"/>
        <w:rPr>
          <w:rFonts w:ascii="Arial" w:hAnsi="Arial"/>
          <w:w w:val="106"/>
          <w:sz w:val="30"/>
          <w:szCs w:val="30"/>
        </w:rPr>
      </w:pPr>
      <w:r w:rsidRPr="00FA6585">
        <w:rPr>
          <w:rFonts w:ascii="Arial" w:hAnsi="Arial"/>
          <w:b/>
          <w:w w:val="106"/>
          <w:sz w:val="30"/>
          <w:szCs w:val="30"/>
        </w:rPr>
        <w:t>Certidão de teor</w:t>
      </w:r>
      <w:r w:rsidR="00986328">
        <w:rPr>
          <w:rFonts w:ascii="Arial" w:hAnsi="Arial"/>
          <w:w w:val="106"/>
          <w:sz w:val="30"/>
          <w:szCs w:val="30"/>
        </w:rPr>
        <w:t xml:space="preserve"> – </w:t>
      </w:r>
      <w:r w:rsidRPr="00FA6585">
        <w:rPr>
          <w:rFonts w:ascii="Arial" w:hAnsi="Arial"/>
          <w:w w:val="106"/>
          <w:sz w:val="30"/>
          <w:szCs w:val="30"/>
        </w:rPr>
        <w:t>Documento emitido pel</w:t>
      </w:r>
      <w:r w:rsidR="00133653">
        <w:rPr>
          <w:rFonts w:ascii="Arial" w:hAnsi="Arial"/>
          <w:w w:val="106"/>
          <w:sz w:val="30"/>
          <w:szCs w:val="30"/>
        </w:rPr>
        <w:t>o Cartório de Registro de Imóveis</w:t>
      </w:r>
      <w:r w:rsidRPr="00FA6585">
        <w:rPr>
          <w:rFonts w:ascii="Arial" w:hAnsi="Arial"/>
          <w:w w:val="106"/>
          <w:sz w:val="30"/>
          <w:szCs w:val="30"/>
        </w:rPr>
        <w:t xml:space="preserve"> para atestar a situação em que o imóvel se encontra (quem é o proprietário, se está hipotecado</w:t>
      </w:r>
      <w:r w:rsidR="007D592B">
        <w:rPr>
          <w:rFonts w:ascii="Arial" w:hAnsi="Arial"/>
          <w:w w:val="106"/>
          <w:sz w:val="30"/>
          <w:szCs w:val="30"/>
        </w:rPr>
        <w:t>,</w:t>
      </w:r>
      <w:r w:rsidRPr="00FA6585">
        <w:rPr>
          <w:rFonts w:ascii="Arial" w:hAnsi="Arial"/>
          <w:w w:val="106"/>
          <w:sz w:val="30"/>
          <w:szCs w:val="30"/>
        </w:rPr>
        <w:t xml:space="preserve"> etc.).</w:t>
      </w:r>
    </w:p>
    <w:p w14:paraId="40CEDBA9" w14:textId="77777777" w:rsidR="007F3C6E" w:rsidRDefault="00002CBD">
      <w:pPr>
        <w:widowControl w:val="0"/>
        <w:autoSpaceDE w:val="0"/>
        <w:autoSpaceDN w:val="0"/>
        <w:adjustRightInd w:val="0"/>
        <w:spacing w:after="320"/>
        <w:ind w:left="708"/>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Título mobiliário utilizado no pagamento da área de construção que supere os padrões estabelecidos pela legislação de uso e ocupação do solo, até o limite fixado pela lei específica que aprovar a operação urbana consorciada.</w:t>
      </w:r>
    </w:p>
    <w:p w14:paraId="5ACDC0E1" w14:textId="77777777" w:rsidR="007F3C6E" w:rsidRDefault="00002CBD">
      <w:pPr>
        <w:ind w:left="708"/>
        <w:jc w:val="both"/>
        <w:rPr>
          <w:rFonts w:ascii="Arial" w:hAnsi="Arial"/>
          <w:w w:val="106"/>
          <w:sz w:val="30"/>
          <w:szCs w:val="30"/>
        </w:rPr>
      </w:pPr>
      <w:r w:rsidRPr="00841C77">
        <w:rPr>
          <w:rFonts w:ascii="Arial" w:eastAsiaTheme="minorEastAsia" w:hAnsi="Arial" w:cs="Arial"/>
          <w:b/>
          <w:bCs/>
          <w:sz w:val="30"/>
          <w:szCs w:val="30"/>
        </w:rPr>
        <w:t>Certificado de Recebíveis Imobiliários (CRI)</w:t>
      </w:r>
      <w:r w:rsidR="00986328">
        <w:rPr>
          <w:rFonts w:ascii="Arial" w:eastAsiaTheme="minorEastAsia" w:hAnsi="Arial" w:cs="Arial"/>
          <w:b/>
          <w:bCs/>
          <w:sz w:val="30"/>
          <w:szCs w:val="30"/>
        </w:rPr>
        <w:t xml:space="preserve"> </w:t>
      </w:r>
      <w:r w:rsidR="00605D67" w:rsidRPr="00605D67">
        <w:rPr>
          <w:rFonts w:ascii="Arial" w:eastAsiaTheme="minorEastAsia" w:hAnsi="Arial" w:cs="Arial"/>
          <w:bCs/>
          <w:sz w:val="30"/>
          <w:szCs w:val="30"/>
        </w:rPr>
        <w:t>–</w:t>
      </w:r>
      <w:r w:rsidR="00986328">
        <w:rPr>
          <w:rFonts w:ascii="Arial" w:eastAsiaTheme="minorEastAsia" w:hAnsi="Arial" w:cs="Arial"/>
          <w:b/>
          <w:bCs/>
          <w:sz w:val="30"/>
          <w:szCs w:val="30"/>
        </w:rPr>
        <w:t xml:space="preserve"> </w:t>
      </w:r>
      <w:r w:rsidRPr="00841C77">
        <w:rPr>
          <w:rFonts w:ascii="Arial" w:eastAsiaTheme="minorEastAsia" w:hAnsi="Arial" w:cs="Arial"/>
          <w:sz w:val="30"/>
          <w:szCs w:val="30"/>
        </w:rPr>
        <w:t xml:space="preserve">Título de crédito nominativo de livre negociação lastreado em recebíveis de base imobiliária. </w:t>
      </w:r>
      <w:r w:rsidR="00605D67" w:rsidRPr="00605D67">
        <w:rPr>
          <w:rFonts w:ascii="Arial" w:eastAsiaTheme="minorEastAsia" w:hAnsi="Arial" w:cs="Arial"/>
          <w:sz w:val="30"/>
          <w:szCs w:val="30"/>
        </w:rPr>
        <w:t>Constitui promessa de pagamento em dinheiro.</w:t>
      </w:r>
      <w:r w:rsidR="00F70263">
        <w:rPr>
          <w:rFonts w:ascii="Arial" w:eastAsiaTheme="minorEastAsia" w:hAnsi="Arial" w:cs="Arial"/>
          <w:sz w:val="30"/>
          <w:szCs w:val="30"/>
        </w:rPr>
        <w:t xml:space="preserve"> </w:t>
      </w:r>
    </w:p>
    <w:p w14:paraId="226D5374" w14:textId="77777777" w:rsidR="007F3C6E" w:rsidRDefault="00002CBD">
      <w:pPr>
        <w:ind w:left="708"/>
        <w:jc w:val="both"/>
        <w:rPr>
          <w:rFonts w:ascii="Arial" w:hAnsi="Arial"/>
          <w:w w:val="106"/>
          <w:sz w:val="30"/>
          <w:szCs w:val="30"/>
        </w:rPr>
      </w:pPr>
      <w:r w:rsidRPr="00FA6585">
        <w:rPr>
          <w:rFonts w:ascii="Arial" w:hAnsi="Arial"/>
          <w:b/>
          <w:w w:val="106"/>
          <w:sz w:val="30"/>
          <w:szCs w:val="30"/>
        </w:rPr>
        <w:t>Cessão</w:t>
      </w:r>
      <w:r w:rsidR="00986328">
        <w:rPr>
          <w:rFonts w:ascii="Arial" w:hAnsi="Arial"/>
          <w:w w:val="106"/>
          <w:sz w:val="30"/>
          <w:szCs w:val="30"/>
        </w:rPr>
        <w:t xml:space="preserve"> – </w:t>
      </w:r>
      <w:r w:rsidRPr="00FA6585">
        <w:rPr>
          <w:rFonts w:ascii="Arial" w:hAnsi="Arial"/>
          <w:w w:val="106"/>
          <w:sz w:val="30"/>
          <w:szCs w:val="30"/>
        </w:rPr>
        <w:t xml:space="preserve">Ato pelo qual uma pessoa transfere para outra (gratuitamente ou não) um ou mais direitos, deveres ou bens de que é titular. Para a cessão ser válida, deve preencher os requisitos da lei, como: existência de capacidade das partes para contratar, preparação e assinatura do contrato. </w:t>
      </w:r>
    </w:p>
    <w:p w14:paraId="57274934" w14:textId="77777777" w:rsidR="007F3C6E" w:rsidRDefault="00002CBD">
      <w:pPr>
        <w:ind w:left="708"/>
        <w:jc w:val="both"/>
        <w:rPr>
          <w:rFonts w:ascii="Arial" w:hAnsi="Arial"/>
          <w:w w:val="106"/>
          <w:sz w:val="30"/>
          <w:szCs w:val="30"/>
        </w:rPr>
      </w:pPr>
      <w:r w:rsidRPr="00FA6585">
        <w:rPr>
          <w:rFonts w:ascii="Arial" w:hAnsi="Arial"/>
          <w:b/>
          <w:w w:val="106"/>
          <w:sz w:val="30"/>
          <w:szCs w:val="30"/>
        </w:rPr>
        <w:t>Cessionário</w:t>
      </w:r>
      <w:r w:rsidR="00986328">
        <w:rPr>
          <w:rFonts w:ascii="Arial" w:hAnsi="Arial"/>
          <w:w w:val="106"/>
          <w:sz w:val="30"/>
          <w:szCs w:val="30"/>
        </w:rPr>
        <w:t xml:space="preserve"> – </w:t>
      </w:r>
      <w:r w:rsidRPr="00FA6585">
        <w:rPr>
          <w:rFonts w:ascii="Arial" w:hAnsi="Arial"/>
          <w:w w:val="106"/>
          <w:sz w:val="30"/>
          <w:szCs w:val="30"/>
        </w:rPr>
        <w:t xml:space="preserve">Pessoa a quem se transfere, por meio de cessão, um direito, contrato ou uma obrigação. Pessoa a quem se faz uma cessão. </w:t>
      </w:r>
    </w:p>
    <w:p w14:paraId="19303559" w14:textId="77777777" w:rsidR="007F3C6E" w:rsidRDefault="00002CBD">
      <w:pPr>
        <w:ind w:left="708"/>
        <w:jc w:val="both"/>
        <w:rPr>
          <w:rFonts w:ascii="Arial" w:hAnsi="Arial"/>
          <w:w w:val="106"/>
          <w:sz w:val="30"/>
          <w:szCs w:val="30"/>
        </w:rPr>
      </w:pPr>
      <w:r w:rsidRPr="00FA6585">
        <w:rPr>
          <w:rFonts w:ascii="Arial" w:hAnsi="Arial"/>
          <w:b/>
          <w:w w:val="106"/>
          <w:sz w:val="30"/>
          <w:szCs w:val="30"/>
        </w:rPr>
        <w:t>Comodato</w:t>
      </w:r>
      <w:r w:rsidR="00986328">
        <w:rPr>
          <w:rFonts w:ascii="Arial" w:hAnsi="Arial"/>
          <w:w w:val="106"/>
          <w:sz w:val="30"/>
          <w:szCs w:val="30"/>
        </w:rPr>
        <w:t xml:space="preserve"> – </w:t>
      </w:r>
      <w:r w:rsidRPr="00FA6585">
        <w:rPr>
          <w:rFonts w:ascii="Arial" w:hAnsi="Arial"/>
          <w:w w:val="106"/>
          <w:sz w:val="30"/>
          <w:szCs w:val="30"/>
        </w:rPr>
        <w:t>Contrato unilateral, pelo qual alguém (comodante) entrega a outra pessoa (comodatário) coisa infungível</w:t>
      </w:r>
      <w:ins w:id="1212" w:author="André" w:date="2015-03-09T12:23:00Z">
        <w:r w:rsidR="008705B1">
          <w:rPr>
            <w:rFonts w:ascii="Arial" w:hAnsi="Arial"/>
            <w:w w:val="106"/>
            <w:sz w:val="30"/>
            <w:szCs w:val="30"/>
          </w:rPr>
          <w:t xml:space="preserve"> </w:t>
        </w:r>
        <w:del w:id="1213" w:author="Luiz Fernando Moura" w:date="2015-03-11T09:31:00Z">
          <w:r w:rsidR="008705B1" w:rsidDel="003F5591">
            <w:rPr>
              <w:rFonts w:ascii="Arial" w:hAnsi="Arial"/>
              <w:w w:val="106"/>
              <w:sz w:val="30"/>
              <w:szCs w:val="30"/>
            </w:rPr>
            <w:delText xml:space="preserve">sem </w:delText>
          </w:r>
        </w:del>
        <w:r w:rsidR="008705B1">
          <w:rPr>
            <w:rFonts w:ascii="Arial" w:hAnsi="Arial"/>
            <w:w w:val="106"/>
            <w:sz w:val="30"/>
            <w:szCs w:val="30"/>
          </w:rPr>
          <w:t>de forma gratuita</w:t>
        </w:r>
      </w:ins>
      <w:r w:rsidRPr="00FA6585">
        <w:rPr>
          <w:rFonts w:ascii="Arial" w:hAnsi="Arial"/>
          <w:w w:val="106"/>
          <w:sz w:val="30"/>
          <w:szCs w:val="30"/>
        </w:rPr>
        <w:t xml:space="preserve">, para ser usada temporariamente e, depois, restituída. </w:t>
      </w:r>
    </w:p>
    <w:p w14:paraId="697B488F" w14:textId="77777777" w:rsidR="007F3C6E" w:rsidRDefault="00002CBD">
      <w:pPr>
        <w:ind w:left="708"/>
        <w:jc w:val="both"/>
        <w:rPr>
          <w:rFonts w:ascii="Arial" w:hAnsi="Arial"/>
          <w:w w:val="106"/>
          <w:sz w:val="30"/>
          <w:szCs w:val="30"/>
        </w:rPr>
      </w:pPr>
      <w:r w:rsidRPr="00841C77">
        <w:rPr>
          <w:rFonts w:ascii="Arial" w:eastAsiaTheme="minorEastAsia" w:hAnsi="Arial" w:cs="Arial"/>
          <w:b/>
          <w:bCs/>
          <w:sz w:val="30"/>
          <w:szCs w:val="30"/>
        </w:rPr>
        <w:t>Compra</w:t>
      </w:r>
      <w:r w:rsidR="00986328">
        <w:rPr>
          <w:rFonts w:ascii="Arial" w:eastAsiaTheme="minorEastAsia" w:hAnsi="Arial" w:cs="Arial"/>
          <w:sz w:val="30"/>
          <w:szCs w:val="30"/>
        </w:rPr>
        <w:t xml:space="preserve"> – </w:t>
      </w:r>
      <w:r w:rsidRPr="00841C77">
        <w:rPr>
          <w:rFonts w:ascii="Arial" w:eastAsiaTheme="minorEastAsia" w:hAnsi="Arial" w:cs="Arial"/>
          <w:sz w:val="30"/>
          <w:szCs w:val="30"/>
        </w:rPr>
        <w:t>Aquisição onerosa de uma coisa ou de um direito, pelo qual se paga determinado preço.</w:t>
      </w:r>
    </w:p>
    <w:p w14:paraId="399B7CC0" w14:textId="77777777" w:rsidR="007F3C6E" w:rsidRDefault="00605D67">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605D67">
        <w:rPr>
          <w:rFonts w:ascii="Arial" w:eastAsiaTheme="minorEastAsia" w:hAnsi="Arial" w:cs="Arial"/>
          <w:b/>
          <w:bCs/>
          <w:sz w:val="30"/>
          <w:szCs w:val="30"/>
        </w:rPr>
        <w:t>Condomínio</w:t>
      </w:r>
      <w:r w:rsidR="00986328">
        <w:rPr>
          <w:rFonts w:ascii="Arial" w:eastAsiaTheme="minorEastAsia" w:hAnsi="Arial" w:cs="Arial"/>
          <w:sz w:val="30"/>
          <w:szCs w:val="30"/>
        </w:rPr>
        <w:t xml:space="preserve"> – </w:t>
      </w:r>
      <w:r w:rsidRPr="00605D67">
        <w:rPr>
          <w:rFonts w:ascii="Arial" w:eastAsiaTheme="minorEastAsia" w:hAnsi="Arial" w:cs="Arial"/>
          <w:sz w:val="30"/>
          <w:szCs w:val="30"/>
        </w:rPr>
        <w:t>Conjunto de proprietários que gere, em simultâneo, o bem imobiliário.</w:t>
      </w:r>
    </w:p>
    <w:p w14:paraId="1D0DB3AF"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(Assembleia de)</w:t>
      </w:r>
      <w:r w:rsidR="00986328">
        <w:rPr>
          <w:rFonts w:ascii="Arial" w:hAnsi="Arial"/>
          <w:w w:val="106"/>
          <w:sz w:val="30"/>
          <w:szCs w:val="30"/>
        </w:rPr>
        <w:t xml:space="preserve"> – </w:t>
      </w:r>
      <w:r w:rsidRPr="00FA6585">
        <w:rPr>
          <w:rFonts w:ascii="Arial" w:hAnsi="Arial"/>
          <w:w w:val="106"/>
          <w:sz w:val="30"/>
          <w:szCs w:val="30"/>
        </w:rPr>
        <w:t xml:space="preserve">Reunião onde se tomam, entre outras, as decisões que tenham em vista assegurar a conservação e utilização das partes comuns do edifício. </w:t>
      </w:r>
    </w:p>
    <w:p w14:paraId="31B30390"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Construção por administração</w:t>
      </w:r>
      <w:r w:rsidR="00986328">
        <w:rPr>
          <w:rFonts w:ascii="Arial" w:eastAsiaTheme="minorEastAsia" w:hAnsi="Arial" w:cs="Arial"/>
          <w:sz w:val="30"/>
          <w:szCs w:val="30"/>
        </w:rPr>
        <w:t xml:space="preserve"> – </w:t>
      </w:r>
      <w:r w:rsidRPr="00841C77">
        <w:rPr>
          <w:rFonts w:ascii="Arial" w:eastAsiaTheme="minorEastAsia" w:hAnsi="Arial" w:cs="Arial"/>
          <w:sz w:val="30"/>
          <w:szCs w:val="30"/>
        </w:rPr>
        <w:t xml:space="preserve">Contrato pelo qual o construtor se encarrega da execução de uma obra, mediante remuneração fixa ou em percentual sobre os custos periódicos dessa obra, ficando os proprietários encarregados dos encargos econômicos. Os proprietários da obra assumem os riscos e o prazo. </w:t>
      </w:r>
      <w:r w:rsidR="00605D67" w:rsidRPr="00605D67">
        <w:rPr>
          <w:rFonts w:ascii="Arial" w:eastAsiaTheme="minorEastAsia" w:hAnsi="Arial" w:cs="Arial"/>
          <w:sz w:val="30"/>
          <w:szCs w:val="30"/>
        </w:rPr>
        <w:t>As despesas de construção do empreendimento são totalmente custeadas pelos compradores das unidades (apartamentos, casas, salas, lojas) que a comporão. Isto inclui, além dos gastos com a construção da própria unidade autônoma (sala, loja casa ou apartamento), as despesas relativas à construção das partes comuns do empreendimento e a aquisição dos equipamentos comuns, isto é, aqueles que não pertencerão individualmente a ninguém</w:t>
      </w:r>
      <w:r w:rsidR="00F70263">
        <w:rPr>
          <w:rFonts w:ascii="Arial" w:eastAsiaTheme="minorEastAsia" w:hAnsi="Arial" w:cs="Arial"/>
          <w:sz w:val="30"/>
          <w:szCs w:val="30"/>
        </w:rPr>
        <w:t xml:space="preserve"> </w:t>
      </w:r>
      <w:r w:rsidR="00605D67" w:rsidRPr="00605D67">
        <w:rPr>
          <w:rFonts w:ascii="Arial" w:eastAsiaTheme="minorEastAsia" w:hAnsi="Arial" w:cs="Arial"/>
          <w:sz w:val="30"/>
          <w:szCs w:val="30"/>
        </w:rPr>
        <w:t>(elevadores, por exemplo). É importante que o comprador saiba que a contribuição em dinheiro por ele devida para a construção do empreendimento é proporcional à sua cota de participação no mesmo, e esta sua obrigação persiste até que sejam apurados os custos globais finais das obras, que se dará somente ao término da construção e com o encerramento das contas do condomínio. A cota de participação ou cota de rateio deve constar do contrato a ser assinado pelo comprador e pode ser expressa em percentual, fração ou número decimal</w:t>
      </w:r>
      <w:r w:rsidR="007D592B">
        <w:rPr>
          <w:rFonts w:ascii="Arial" w:eastAsiaTheme="minorEastAsia" w:hAnsi="Arial" w:cs="Arial"/>
          <w:sz w:val="30"/>
          <w:szCs w:val="30"/>
        </w:rPr>
        <w:t>.</w:t>
      </w:r>
      <w:r w:rsidR="00605D67" w:rsidRPr="00605D67">
        <w:rPr>
          <w:rFonts w:ascii="Arial" w:eastAsiaTheme="minorEastAsia" w:hAnsi="Arial" w:cs="Arial"/>
          <w:sz w:val="30"/>
          <w:szCs w:val="30"/>
        </w:rPr>
        <w:t xml:space="preserve"> Nesse tipo de negócio, não existe um "preço" a ser pago pela unidade imobiliária pronta, mas sim o custo estimado da sua construção, que deve ser expresso em moeda corrente nacional e constar, com clareza, do contrato. É importante observar que, no regime de Construção por Administração, o "dono" da obra é o condomínio formado por todos os contratantes da construção do empreendimento e das unidades imobiliárias que o comporão.</w:t>
      </w:r>
    </w:p>
    <w:p w14:paraId="3B9C6DA0" w14:textId="77777777" w:rsidR="007F3C6E" w:rsidRDefault="00605D67">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605D67">
        <w:rPr>
          <w:rFonts w:ascii="Arial" w:eastAsiaTheme="minorEastAsia" w:hAnsi="Arial" w:cs="Arial"/>
          <w:b/>
          <w:bCs/>
          <w:sz w:val="30"/>
          <w:szCs w:val="30"/>
        </w:rPr>
        <w:t>Construção por empreitada</w:t>
      </w:r>
      <w:r w:rsidR="00986328">
        <w:rPr>
          <w:rFonts w:ascii="Arial" w:eastAsiaTheme="minorEastAsia" w:hAnsi="Arial" w:cs="Arial"/>
          <w:sz w:val="30"/>
          <w:szCs w:val="30"/>
        </w:rPr>
        <w:t xml:space="preserve"> – </w:t>
      </w:r>
      <w:r w:rsidRPr="00605D67">
        <w:rPr>
          <w:rFonts w:ascii="Arial" w:eastAsiaTheme="minorEastAsia" w:hAnsi="Arial" w:cs="Arial"/>
          <w:sz w:val="30"/>
          <w:szCs w:val="30"/>
        </w:rPr>
        <w:t>O vendedor promove a construção do edifício e entrega ao comprador, em um prazo determinado, a unidade por ele comprada (sala, loja casa ou apartamento), pronta e acabada, conforme contratado. Para tanto, o comprador deve pagar uma quantia pré-determinada, sujeita ou não a reajustes, nas condições de vencimentos pré-fixados, tudo conforme o Contrato de Promessa de Compra e Venda.</w:t>
      </w:r>
    </w:p>
    <w:p w14:paraId="7B266372" w14:textId="77777777" w:rsidR="007F3C6E" w:rsidRDefault="00002CBD">
      <w:pPr>
        <w:ind w:left="708"/>
        <w:jc w:val="both"/>
        <w:rPr>
          <w:rFonts w:ascii="Arial" w:hAnsi="Arial"/>
          <w:w w:val="106"/>
          <w:sz w:val="30"/>
          <w:szCs w:val="30"/>
        </w:rPr>
      </w:pPr>
      <w:r w:rsidRPr="00FA6585">
        <w:rPr>
          <w:rFonts w:ascii="Arial" w:hAnsi="Arial"/>
          <w:b/>
          <w:w w:val="106"/>
          <w:sz w:val="30"/>
          <w:szCs w:val="30"/>
        </w:rPr>
        <w:t>Contrato de adesão</w:t>
      </w:r>
      <w:r w:rsidR="00986328">
        <w:rPr>
          <w:rFonts w:ascii="Arial" w:hAnsi="Arial"/>
          <w:w w:val="106"/>
          <w:sz w:val="30"/>
          <w:szCs w:val="30"/>
        </w:rPr>
        <w:t xml:space="preserve"> – </w:t>
      </w:r>
      <w:r w:rsidRPr="00FA6585">
        <w:rPr>
          <w:rFonts w:ascii="Arial" w:hAnsi="Arial"/>
          <w:w w:val="106"/>
          <w:sz w:val="30"/>
          <w:szCs w:val="30"/>
        </w:rPr>
        <w:t xml:space="preserve">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14:paraId="0AC201D5" w14:textId="77777777" w:rsidR="007F3C6E" w:rsidRDefault="00002CBD">
      <w:pPr>
        <w:ind w:left="708"/>
        <w:jc w:val="both"/>
        <w:rPr>
          <w:rFonts w:ascii="Arial" w:hAnsi="Arial"/>
          <w:w w:val="106"/>
          <w:sz w:val="30"/>
          <w:szCs w:val="30"/>
        </w:rPr>
      </w:pPr>
      <w:r w:rsidRPr="00FA6585">
        <w:rPr>
          <w:rFonts w:ascii="Arial" w:hAnsi="Arial"/>
          <w:b/>
          <w:w w:val="106"/>
          <w:sz w:val="30"/>
          <w:szCs w:val="30"/>
        </w:rPr>
        <w:t>Contrato de administração de Imóveis</w:t>
      </w:r>
      <w:r w:rsidR="00986328">
        <w:rPr>
          <w:rFonts w:ascii="Arial" w:hAnsi="Arial"/>
          <w:w w:val="106"/>
          <w:sz w:val="30"/>
          <w:szCs w:val="30"/>
        </w:rPr>
        <w:t xml:space="preserve"> – </w:t>
      </w:r>
      <w:r w:rsidRPr="00FA6585">
        <w:rPr>
          <w:rFonts w:ascii="Arial" w:hAnsi="Arial"/>
          <w:w w:val="106"/>
          <w:sz w:val="30"/>
          <w:szCs w:val="30"/>
        </w:rPr>
        <w:t xml:space="preserve">Contrato onde um dos contratantes, mediante autorização, confere a outra pessoa a gestão de imóveis ou a direção de negócios relativos a seus interesses imobiliários, comprometendo-se a pagar uma taxa pelos serviços prestados. </w:t>
      </w:r>
    </w:p>
    <w:p w14:paraId="4FCCEDC4" w14:textId="77777777" w:rsidR="007F3C6E" w:rsidRDefault="00002CBD">
      <w:pPr>
        <w:ind w:left="708"/>
        <w:jc w:val="both"/>
        <w:rPr>
          <w:rFonts w:ascii="Arial" w:hAnsi="Arial"/>
          <w:w w:val="106"/>
          <w:sz w:val="30"/>
          <w:szCs w:val="30"/>
        </w:rPr>
      </w:pPr>
      <w:r w:rsidRPr="00FA6585">
        <w:rPr>
          <w:rFonts w:ascii="Arial" w:hAnsi="Arial"/>
          <w:b/>
          <w:w w:val="106"/>
          <w:sz w:val="30"/>
          <w:szCs w:val="30"/>
        </w:rPr>
        <w:t>Copropriedade</w:t>
      </w:r>
      <w:r w:rsidR="00986328">
        <w:rPr>
          <w:rFonts w:ascii="Arial" w:hAnsi="Arial"/>
          <w:w w:val="106"/>
          <w:sz w:val="30"/>
          <w:szCs w:val="30"/>
        </w:rPr>
        <w:t xml:space="preserve"> – </w:t>
      </w:r>
      <w:r w:rsidRPr="00FA6585">
        <w:rPr>
          <w:rFonts w:ascii="Arial" w:hAnsi="Arial"/>
          <w:w w:val="106"/>
          <w:sz w:val="30"/>
          <w:szCs w:val="30"/>
        </w:rPr>
        <w:t>Posse de uma propriedade em comum com outrem, na proporção do investimento feito.</w:t>
      </w:r>
    </w:p>
    <w:p w14:paraId="03CA6A8C" w14:textId="77777777" w:rsidR="007F3C6E" w:rsidRDefault="00002CBD">
      <w:pPr>
        <w:ind w:left="708"/>
        <w:jc w:val="both"/>
        <w:rPr>
          <w:rFonts w:ascii="Arial" w:eastAsiaTheme="minorEastAsia" w:hAnsi="Arial" w:cs="Arial"/>
          <w:sz w:val="30"/>
          <w:szCs w:val="30"/>
        </w:rPr>
      </w:pPr>
      <w:r w:rsidRPr="00841C77">
        <w:rPr>
          <w:rFonts w:ascii="Arial" w:eastAsiaTheme="minorEastAsia" w:hAnsi="Arial" w:cs="Arial"/>
          <w:b/>
          <w:bCs/>
          <w:sz w:val="30"/>
          <w:szCs w:val="30"/>
        </w:rPr>
        <w:t>Crea</w:t>
      </w:r>
      <w:r w:rsidR="00F70263">
        <w:rPr>
          <w:rFonts w:ascii="Arial" w:eastAsiaTheme="minorEastAsia" w:hAnsi="Arial" w:cs="Arial"/>
          <w:b/>
          <w:bCs/>
          <w:sz w:val="30"/>
          <w:szCs w:val="30"/>
        </w:rPr>
        <w:t xml:space="preserve"> </w:t>
      </w:r>
      <w:r w:rsidRPr="00841C77">
        <w:rPr>
          <w:rFonts w:ascii="Arial" w:eastAsiaTheme="minorEastAsia" w:hAnsi="Arial" w:cs="Arial"/>
          <w:sz w:val="30"/>
          <w:szCs w:val="30"/>
        </w:rPr>
        <w:t>(Conselho Regional de Engenharia e Agronomia)</w:t>
      </w:r>
      <w:r w:rsidR="00986328">
        <w:rPr>
          <w:rFonts w:ascii="Arial" w:eastAsiaTheme="minorEastAsia" w:hAnsi="Arial" w:cs="Arial"/>
          <w:sz w:val="30"/>
          <w:szCs w:val="30"/>
        </w:rPr>
        <w:t xml:space="preserve"> – </w:t>
      </w:r>
      <w:r w:rsidRPr="00841C77">
        <w:rPr>
          <w:rFonts w:ascii="Arial" w:eastAsiaTheme="minorEastAsia" w:hAnsi="Arial" w:cs="Arial"/>
          <w:sz w:val="30"/>
          <w:szCs w:val="30"/>
        </w:rPr>
        <w:t>Órgão que regula o exercício profissional, fiscaliza e assessora os profissionais destas áreas.</w:t>
      </w:r>
    </w:p>
    <w:p w14:paraId="07663762" w14:textId="77777777" w:rsidR="007F3C6E" w:rsidRDefault="00002CBD">
      <w:pPr>
        <w:ind w:left="708"/>
        <w:jc w:val="both"/>
        <w:rPr>
          <w:rFonts w:ascii="Arial" w:hAnsi="Arial"/>
          <w:w w:val="106"/>
          <w:sz w:val="30"/>
          <w:szCs w:val="30"/>
        </w:rPr>
      </w:pPr>
      <w:r w:rsidRPr="00FA6585">
        <w:rPr>
          <w:rFonts w:ascii="Arial" w:hAnsi="Arial"/>
          <w:b/>
          <w:w w:val="106"/>
          <w:sz w:val="30"/>
          <w:szCs w:val="30"/>
        </w:rPr>
        <w:t>Creci</w:t>
      </w:r>
      <w:r w:rsidRPr="00FA6585">
        <w:rPr>
          <w:rFonts w:ascii="Arial" w:hAnsi="Arial"/>
          <w:w w:val="106"/>
          <w:sz w:val="30"/>
          <w:szCs w:val="30"/>
        </w:rPr>
        <w:t xml:space="preserve"> (Conselho Regional de Corretores de imóveis)</w:t>
      </w:r>
      <w:r w:rsidR="00986328">
        <w:rPr>
          <w:rFonts w:ascii="Arial" w:hAnsi="Arial"/>
          <w:w w:val="106"/>
          <w:sz w:val="30"/>
          <w:szCs w:val="30"/>
        </w:rPr>
        <w:t xml:space="preserve"> – </w:t>
      </w:r>
      <w:r w:rsidRPr="00FA6585">
        <w:rPr>
          <w:rFonts w:ascii="Arial" w:hAnsi="Arial"/>
          <w:w w:val="106"/>
          <w:sz w:val="30"/>
          <w:szCs w:val="30"/>
        </w:rPr>
        <w:t>Órgão que regula o exercício profissional, fiscaliza e assessora os profissionais da área de Compra, Venda e Locação de imóveis.</w:t>
      </w:r>
    </w:p>
    <w:p w14:paraId="776758C1" w14:textId="77777777" w:rsidR="007F3C6E" w:rsidRDefault="00002CBD">
      <w:pPr>
        <w:ind w:left="708"/>
        <w:jc w:val="both"/>
        <w:rPr>
          <w:rFonts w:ascii="Arial" w:hAnsi="Arial"/>
          <w:w w:val="106"/>
          <w:sz w:val="30"/>
          <w:szCs w:val="30"/>
        </w:rPr>
      </w:pPr>
      <w:r w:rsidRPr="00FA6585">
        <w:rPr>
          <w:rFonts w:ascii="Arial" w:hAnsi="Arial"/>
          <w:b/>
          <w:w w:val="106"/>
          <w:sz w:val="30"/>
          <w:szCs w:val="30"/>
        </w:rPr>
        <w:t>Credor</w:t>
      </w:r>
      <w:r w:rsidR="00986328">
        <w:rPr>
          <w:rFonts w:ascii="Arial" w:hAnsi="Arial"/>
          <w:w w:val="106"/>
          <w:sz w:val="30"/>
          <w:szCs w:val="30"/>
        </w:rPr>
        <w:t xml:space="preserve"> – </w:t>
      </w:r>
      <w:r w:rsidRPr="00FA6585">
        <w:rPr>
          <w:rFonts w:ascii="Arial" w:hAnsi="Arial"/>
          <w:w w:val="106"/>
          <w:sz w:val="30"/>
          <w:szCs w:val="30"/>
        </w:rPr>
        <w:t xml:space="preserve">O titular do crédito. Aquele que tem o direito de exigir o cumprimento de uma dívida pelo devedor, ou seja, aquele a quem deve ser feito o pagamento de uma dívida, por lhe pertencer ao crédito. </w:t>
      </w:r>
    </w:p>
    <w:p w14:paraId="52C4E01E" w14:textId="77777777" w:rsidR="007F3C6E" w:rsidRDefault="00002CBD">
      <w:pPr>
        <w:widowControl w:val="0"/>
        <w:autoSpaceDE w:val="0"/>
        <w:autoSpaceDN w:val="0"/>
        <w:adjustRightInd w:val="0"/>
        <w:spacing w:after="0" w:line="240" w:lineRule="auto"/>
        <w:ind w:left="708"/>
        <w:jc w:val="both"/>
        <w:rPr>
          <w:rFonts w:ascii="Arial" w:eastAsiaTheme="minorEastAsia" w:hAnsi="Arial" w:cs="Arial"/>
          <w:sz w:val="30"/>
          <w:szCs w:val="30"/>
        </w:rPr>
      </w:pPr>
      <w:r w:rsidRPr="00841C77">
        <w:rPr>
          <w:rFonts w:ascii="Arial" w:eastAsiaTheme="minorEastAsia" w:hAnsi="Arial" w:cs="Arial"/>
          <w:b/>
          <w:bCs/>
          <w:sz w:val="30"/>
          <w:szCs w:val="30"/>
        </w:rPr>
        <w:t>Cronograma físico-financeiro</w:t>
      </w:r>
      <w:r w:rsidR="00986328">
        <w:rPr>
          <w:rFonts w:ascii="Arial" w:eastAsiaTheme="minorEastAsia" w:hAnsi="Arial" w:cs="Arial"/>
          <w:sz w:val="30"/>
          <w:szCs w:val="30"/>
        </w:rPr>
        <w:t xml:space="preserve"> – </w:t>
      </w:r>
      <w:r w:rsidRPr="00841C77">
        <w:rPr>
          <w:rFonts w:ascii="Arial" w:eastAsiaTheme="minorEastAsia" w:hAnsi="Arial" w:cs="Arial"/>
          <w:sz w:val="30"/>
          <w:szCs w:val="30"/>
        </w:rPr>
        <w:t>Representação gráfica da previsão para a execução de um trabalho (obra), na qual se indicam prazos e gastos a serem executados nas diversas fases do projeto.</w:t>
      </w:r>
    </w:p>
    <w:p w14:paraId="65D6D06A" w14:textId="77777777" w:rsidR="007F3C6E" w:rsidRDefault="00002CBD">
      <w:pPr>
        <w:ind w:left="708"/>
        <w:jc w:val="both"/>
        <w:rPr>
          <w:rFonts w:ascii="Arial" w:hAnsi="Arial"/>
          <w:w w:val="106"/>
          <w:sz w:val="30"/>
          <w:szCs w:val="30"/>
        </w:rPr>
      </w:pPr>
      <w:r w:rsidRPr="00FA6585">
        <w:rPr>
          <w:rFonts w:ascii="Arial" w:hAnsi="Arial"/>
          <w:b/>
          <w:w w:val="106"/>
          <w:sz w:val="30"/>
          <w:szCs w:val="30"/>
        </w:rPr>
        <w:t>Denúncia vazia</w:t>
      </w:r>
      <w:r w:rsidR="00986328">
        <w:rPr>
          <w:rFonts w:ascii="Arial" w:hAnsi="Arial"/>
          <w:w w:val="106"/>
          <w:sz w:val="30"/>
          <w:szCs w:val="30"/>
        </w:rPr>
        <w:t xml:space="preserve"> – </w:t>
      </w:r>
      <w:r w:rsidRPr="00FA6585">
        <w:rPr>
          <w:rFonts w:ascii="Arial" w:hAnsi="Arial"/>
          <w:w w:val="106"/>
          <w:sz w:val="30"/>
          <w:szCs w:val="30"/>
        </w:rPr>
        <w:t xml:space="preserve">Direito concedido ao locador de propor o despejo do locatário sem qualquer justificativa. </w:t>
      </w:r>
    </w:p>
    <w:p w14:paraId="7D065376" w14:textId="77777777" w:rsidR="007F3C6E" w:rsidRDefault="00002CBD">
      <w:pPr>
        <w:ind w:left="708"/>
        <w:jc w:val="both"/>
        <w:rPr>
          <w:rFonts w:ascii="Arial" w:hAnsi="Arial"/>
          <w:w w:val="106"/>
          <w:sz w:val="30"/>
          <w:szCs w:val="30"/>
        </w:rPr>
      </w:pPr>
      <w:r w:rsidRPr="00FA6585">
        <w:rPr>
          <w:rFonts w:ascii="Arial" w:hAnsi="Arial"/>
          <w:b/>
          <w:w w:val="106"/>
          <w:sz w:val="30"/>
          <w:szCs w:val="30"/>
        </w:rPr>
        <w:t>Depósito caução</w:t>
      </w:r>
      <w:r w:rsidR="00986328">
        <w:rPr>
          <w:rFonts w:ascii="Arial" w:hAnsi="Arial"/>
          <w:w w:val="106"/>
          <w:sz w:val="30"/>
          <w:szCs w:val="30"/>
        </w:rPr>
        <w:t xml:space="preserve"> – </w:t>
      </w:r>
      <w:r w:rsidRPr="00FA6585">
        <w:rPr>
          <w:rFonts w:ascii="Arial" w:hAnsi="Arial"/>
          <w:w w:val="106"/>
          <w:sz w:val="30"/>
          <w:szCs w:val="30"/>
        </w:rPr>
        <w:t xml:space="preserve">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14:paraId="76BCD7B7" w14:textId="77777777" w:rsidR="007F3C6E" w:rsidRDefault="00002CBD">
      <w:pPr>
        <w:ind w:left="708"/>
        <w:jc w:val="both"/>
        <w:rPr>
          <w:rFonts w:ascii="Arial" w:hAnsi="Arial"/>
          <w:w w:val="106"/>
          <w:sz w:val="30"/>
          <w:szCs w:val="30"/>
        </w:rPr>
      </w:pPr>
      <w:r w:rsidRPr="00FA6585">
        <w:rPr>
          <w:rFonts w:ascii="Arial" w:hAnsi="Arial"/>
          <w:b/>
          <w:w w:val="106"/>
          <w:sz w:val="30"/>
          <w:szCs w:val="30"/>
        </w:rPr>
        <w:t>Deságio</w:t>
      </w:r>
      <w:r w:rsidR="00986328">
        <w:rPr>
          <w:rFonts w:ascii="Arial" w:hAnsi="Arial"/>
          <w:w w:val="106"/>
          <w:sz w:val="30"/>
          <w:szCs w:val="30"/>
        </w:rPr>
        <w:t xml:space="preserve"> – </w:t>
      </w:r>
      <w:r w:rsidRPr="00FA6585">
        <w:rPr>
          <w:rFonts w:ascii="Arial" w:hAnsi="Arial"/>
          <w:w w:val="106"/>
          <w:sz w:val="30"/>
          <w:szCs w:val="30"/>
        </w:rPr>
        <w:t xml:space="preserve">Diferença, a menos, entre o valor nominal (ou preço tabelado) e o valor da compra e venda (valor efetivamente pago). </w:t>
      </w:r>
    </w:p>
    <w:p w14:paraId="45AC7F71" w14:textId="77777777" w:rsidR="007F3C6E" w:rsidRDefault="00002CBD">
      <w:pPr>
        <w:ind w:left="708"/>
        <w:jc w:val="both"/>
        <w:rPr>
          <w:rFonts w:ascii="Arial" w:hAnsi="Arial"/>
          <w:w w:val="106"/>
          <w:sz w:val="30"/>
          <w:szCs w:val="30"/>
        </w:rPr>
      </w:pPr>
      <w:r w:rsidRPr="00FA6585">
        <w:rPr>
          <w:rFonts w:ascii="Arial" w:hAnsi="Arial"/>
          <w:b/>
          <w:w w:val="106"/>
          <w:sz w:val="30"/>
          <w:szCs w:val="30"/>
        </w:rPr>
        <w:t>Desvalorização</w:t>
      </w:r>
      <w:r w:rsidR="00986328">
        <w:rPr>
          <w:rFonts w:ascii="Arial" w:hAnsi="Arial"/>
          <w:w w:val="106"/>
          <w:sz w:val="30"/>
          <w:szCs w:val="30"/>
        </w:rPr>
        <w:t xml:space="preserve"> – </w:t>
      </w:r>
      <w:r w:rsidRPr="00FA6585">
        <w:rPr>
          <w:rFonts w:ascii="Arial" w:hAnsi="Arial"/>
          <w:w w:val="106"/>
          <w:sz w:val="30"/>
          <w:szCs w:val="30"/>
        </w:rPr>
        <w:t xml:space="preserve">Depreciação monetária. </w:t>
      </w:r>
    </w:p>
    <w:p w14:paraId="05A1E48D"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Direito de preferência</w:t>
      </w:r>
      <w:r w:rsidR="00986328">
        <w:rPr>
          <w:rFonts w:ascii="Arial" w:eastAsiaTheme="minorEastAsia" w:hAnsi="Arial" w:cs="Arial"/>
          <w:sz w:val="30"/>
          <w:szCs w:val="30"/>
        </w:rPr>
        <w:t xml:space="preserve"> – </w:t>
      </w:r>
      <w:r w:rsidRPr="00841C77">
        <w:rPr>
          <w:rFonts w:ascii="Arial" w:eastAsiaTheme="minorEastAsia" w:hAnsi="Arial" w:cs="Arial"/>
          <w:sz w:val="30"/>
          <w:szCs w:val="30"/>
        </w:rPr>
        <w:t>Opção de compra (sobre um imóvel) que assiste ao inquilino, quando o senhorio põe a unidade à venda.</w:t>
      </w:r>
    </w:p>
    <w:p w14:paraId="2EC9A82D" w14:textId="77777777" w:rsidR="007F3C6E" w:rsidRDefault="00002CBD">
      <w:pPr>
        <w:ind w:left="708"/>
        <w:jc w:val="both"/>
        <w:rPr>
          <w:rFonts w:ascii="Arial" w:hAnsi="Arial"/>
          <w:w w:val="106"/>
          <w:sz w:val="30"/>
          <w:szCs w:val="30"/>
        </w:rPr>
      </w:pPr>
      <w:r w:rsidRPr="00FA6585">
        <w:rPr>
          <w:rFonts w:ascii="Arial" w:hAnsi="Arial"/>
          <w:b/>
          <w:w w:val="106"/>
          <w:sz w:val="30"/>
          <w:szCs w:val="30"/>
        </w:rPr>
        <w:t>Empreitada</w:t>
      </w:r>
      <w:r w:rsidR="00986328">
        <w:rPr>
          <w:rFonts w:ascii="Arial" w:hAnsi="Arial"/>
          <w:w w:val="106"/>
          <w:sz w:val="30"/>
          <w:szCs w:val="30"/>
        </w:rPr>
        <w:t xml:space="preserve"> – </w:t>
      </w:r>
      <w:r w:rsidRPr="00FA6585">
        <w:rPr>
          <w:rFonts w:ascii="Arial" w:hAnsi="Arial"/>
          <w:w w:val="106"/>
          <w:sz w:val="30"/>
          <w:szCs w:val="30"/>
        </w:rPr>
        <w:t xml:space="preserve">Também chamada de locação de obra. Consiste no contrato pelo qual um dos contraentes (empreiteiro) obriga-se, sem subordinação ou dependência, a realizar, pessoalmente ou por meio de terceiro, certa obra para o outro (dono da obra), com material próprio ou por este fornecido, mediante remuneração determinada ou proporcional ao trabalho executado, </w:t>
      </w:r>
    </w:p>
    <w:p w14:paraId="09458D9C" w14:textId="77777777" w:rsidR="007F3C6E" w:rsidRDefault="00002CBD">
      <w:pPr>
        <w:ind w:left="708"/>
        <w:jc w:val="both"/>
        <w:rPr>
          <w:rFonts w:ascii="Arial" w:hAnsi="Arial"/>
          <w:w w:val="106"/>
          <w:sz w:val="30"/>
          <w:szCs w:val="30"/>
        </w:rPr>
      </w:pPr>
      <w:r w:rsidRPr="00FA6585">
        <w:rPr>
          <w:rFonts w:ascii="Arial" w:hAnsi="Arial"/>
          <w:b/>
          <w:w w:val="106"/>
          <w:sz w:val="30"/>
          <w:szCs w:val="30"/>
        </w:rPr>
        <w:t>Enfiteuse</w:t>
      </w:r>
      <w:r w:rsidR="00986328">
        <w:rPr>
          <w:rFonts w:ascii="Arial" w:hAnsi="Arial"/>
          <w:w w:val="106"/>
          <w:sz w:val="30"/>
          <w:szCs w:val="30"/>
        </w:rPr>
        <w:t xml:space="preserve"> – </w:t>
      </w:r>
      <w:r w:rsidRPr="00FA6585">
        <w:rPr>
          <w:rFonts w:ascii="Arial" w:hAnsi="Arial"/>
          <w:w w:val="106"/>
          <w:sz w:val="30"/>
          <w:szCs w:val="30"/>
        </w:rPr>
        <w:t>Direito real alienável e transmissível aos herdeiros, que confere a alguém o pleno gozo do imóvel, mediante a obrigação de não deteriorá-lo e de pagar um foro anual, em numerário ou em frutos.</w:t>
      </w:r>
    </w:p>
    <w:p w14:paraId="4C56432F" w14:textId="77777777" w:rsidR="007F3C6E" w:rsidRDefault="00002CBD">
      <w:pPr>
        <w:ind w:left="708"/>
        <w:jc w:val="both"/>
        <w:rPr>
          <w:rFonts w:ascii="Arial" w:hAnsi="Arial"/>
          <w:w w:val="106"/>
          <w:sz w:val="30"/>
          <w:szCs w:val="30"/>
        </w:rPr>
      </w:pPr>
      <w:r w:rsidRPr="00FA6585">
        <w:rPr>
          <w:rFonts w:ascii="Arial" w:hAnsi="Arial"/>
          <w:b/>
          <w:w w:val="106"/>
          <w:sz w:val="30"/>
          <w:szCs w:val="30"/>
        </w:rPr>
        <w:t>Escritura pública</w:t>
      </w:r>
      <w:r w:rsidR="00986328">
        <w:rPr>
          <w:rFonts w:ascii="Arial" w:hAnsi="Arial"/>
          <w:w w:val="106"/>
          <w:sz w:val="30"/>
          <w:szCs w:val="30"/>
        </w:rPr>
        <w:t xml:space="preserve"> – </w:t>
      </w:r>
      <w:r w:rsidRPr="00FA6585">
        <w:rPr>
          <w:rFonts w:ascii="Arial" w:hAnsi="Arial"/>
          <w:w w:val="106"/>
          <w:sz w:val="30"/>
          <w:szCs w:val="30"/>
        </w:rPr>
        <w:t>Escritura feita pelo oficial público, lavrada em notas de tabelião, constituindo documento dotado de fé pública e fazendo prova plena, devendo conter os requisitos previstos na lei e ser redigida em língua nacional. Instrumento público.</w:t>
      </w:r>
    </w:p>
    <w:p w14:paraId="245C2DAE" w14:textId="77777777" w:rsidR="007F3C6E" w:rsidRDefault="00002CBD">
      <w:pPr>
        <w:ind w:left="708"/>
        <w:jc w:val="both"/>
        <w:rPr>
          <w:rFonts w:ascii="Arial" w:hAnsi="Arial"/>
          <w:w w:val="106"/>
          <w:sz w:val="30"/>
          <w:szCs w:val="30"/>
        </w:rPr>
      </w:pPr>
      <w:r w:rsidRPr="00FA6585">
        <w:rPr>
          <w:rFonts w:ascii="Arial" w:hAnsi="Arial"/>
          <w:b/>
          <w:w w:val="106"/>
          <w:sz w:val="30"/>
          <w:szCs w:val="30"/>
        </w:rPr>
        <w:t>Estande de vendas</w:t>
      </w:r>
      <w:r w:rsidR="00986328">
        <w:rPr>
          <w:rFonts w:ascii="Arial" w:hAnsi="Arial"/>
          <w:w w:val="106"/>
          <w:sz w:val="30"/>
          <w:szCs w:val="30"/>
        </w:rPr>
        <w:t xml:space="preserve"> – </w:t>
      </w:r>
      <w:r w:rsidRPr="00FA6585">
        <w:rPr>
          <w:rFonts w:ascii="Arial" w:hAnsi="Arial"/>
          <w:w w:val="106"/>
          <w:sz w:val="30"/>
          <w:szCs w:val="30"/>
        </w:rPr>
        <w:t xml:space="preserve">Montado geralmente no terreno onde será construído um novo empreendimento imobiliário, local </w:t>
      </w:r>
      <w:r w:rsidR="007D592B">
        <w:rPr>
          <w:rFonts w:ascii="Arial" w:hAnsi="Arial"/>
          <w:w w:val="106"/>
          <w:sz w:val="30"/>
          <w:szCs w:val="30"/>
        </w:rPr>
        <w:t>onde</w:t>
      </w:r>
      <w:r w:rsidRPr="00FA6585">
        <w:rPr>
          <w:rFonts w:ascii="Arial" w:hAnsi="Arial"/>
          <w:w w:val="106"/>
          <w:sz w:val="30"/>
          <w:szCs w:val="30"/>
        </w:rPr>
        <w:t xml:space="preserve"> os corretores recebem e orientam os interessados no negócio</w:t>
      </w:r>
      <w:r w:rsidR="007D592B">
        <w:rPr>
          <w:rFonts w:ascii="Arial" w:hAnsi="Arial"/>
          <w:w w:val="106"/>
          <w:sz w:val="30"/>
          <w:szCs w:val="30"/>
        </w:rPr>
        <w:t>.</w:t>
      </w:r>
      <w:r w:rsidRPr="00FA6585">
        <w:rPr>
          <w:rFonts w:ascii="Arial" w:hAnsi="Arial"/>
          <w:w w:val="106"/>
          <w:sz w:val="30"/>
          <w:szCs w:val="30"/>
        </w:rPr>
        <w:t xml:space="preserve">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14:paraId="7F512A3F" w14:textId="77777777" w:rsidR="007F3C6E" w:rsidRDefault="00002CBD">
      <w:pPr>
        <w:widowControl w:val="0"/>
        <w:autoSpaceDE w:val="0"/>
        <w:autoSpaceDN w:val="0"/>
        <w:adjustRightInd w:val="0"/>
        <w:spacing w:after="320"/>
        <w:ind w:left="708"/>
        <w:jc w:val="both"/>
        <w:rPr>
          <w:rFonts w:ascii="Arial" w:hAnsi="Arial" w:cs="Times"/>
          <w:sz w:val="30"/>
          <w:szCs w:val="30"/>
          <w:u w:color="0000E9"/>
        </w:rPr>
      </w:pPr>
      <w:r w:rsidRPr="00FA6585">
        <w:rPr>
          <w:rFonts w:ascii="Arial" w:hAnsi="Arial"/>
          <w:b/>
          <w:w w:val="106"/>
          <w:sz w:val="30"/>
          <w:szCs w:val="30"/>
        </w:rPr>
        <w:t>Estatuto da Cidade</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cs="Arial"/>
          <w:sz w:val="30"/>
          <w:szCs w:val="30"/>
          <w:u w:color="0000E9"/>
        </w:rPr>
        <w:t>Estabelece normas de ordem pública e interesse social que regulam o uso da propriedade urbana em prol do bem coletivo, da segurança e do bem-estar dos cidadãos, bem como do equilíbrio ambiental. Lei 10.257 de 10 de julho de 2001.</w:t>
      </w:r>
    </w:p>
    <w:p w14:paraId="67CEC25F" w14:textId="77777777" w:rsidR="007F3C6E" w:rsidDel="008D089B" w:rsidRDefault="007F3C6E">
      <w:pPr>
        <w:ind w:left="708"/>
        <w:jc w:val="both"/>
        <w:rPr>
          <w:del w:id="1214" w:author="André" w:date="2015-03-09T13:08:00Z"/>
          <w:rFonts w:ascii="Arial" w:hAnsi="Arial"/>
          <w:w w:val="106"/>
          <w:sz w:val="30"/>
          <w:szCs w:val="30"/>
        </w:rPr>
      </w:pPr>
    </w:p>
    <w:p w14:paraId="0203B0B9" w14:textId="77777777" w:rsidR="007F3C6E" w:rsidRDefault="00002CBD">
      <w:pPr>
        <w:ind w:left="708"/>
        <w:jc w:val="both"/>
        <w:rPr>
          <w:rFonts w:ascii="Arial" w:hAnsi="Arial"/>
          <w:w w:val="106"/>
          <w:sz w:val="30"/>
          <w:szCs w:val="30"/>
        </w:rPr>
      </w:pPr>
      <w:r w:rsidRPr="00FA6585">
        <w:rPr>
          <w:rFonts w:ascii="Arial" w:hAnsi="Arial"/>
          <w:b/>
          <w:w w:val="106"/>
          <w:sz w:val="30"/>
          <w:szCs w:val="30"/>
        </w:rPr>
        <w:t>Fiador</w:t>
      </w:r>
      <w:r w:rsidR="00986328">
        <w:rPr>
          <w:rFonts w:ascii="Arial" w:hAnsi="Arial"/>
          <w:w w:val="106"/>
          <w:sz w:val="30"/>
          <w:szCs w:val="30"/>
        </w:rPr>
        <w:t xml:space="preserve"> – </w:t>
      </w:r>
      <w:r w:rsidRPr="00FA6585">
        <w:rPr>
          <w:rFonts w:ascii="Arial" w:hAnsi="Arial"/>
          <w:w w:val="106"/>
          <w:sz w:val="30"/>
          <w:szCs w:val="30"/>
        </w:rPr>
        <w:t>Aquele que presta uma fiança. Quem se responsabiliza pelo pagamento de uma dívida contraída por outra pessoa</w:t>
      </w:r>
      <w:r w:rsidR="007D592B">
        <w:rPr>
          <w:rFonts w:ascii="Arial" w:hAnsi="Arial"/>
          <w:w w:val="106"/>
          <w:sz w:val="30"/>
          <w:szCs w:val="30"/>
        </w:rPr>
        <w:t>.</w:t>
      </w:r>
      <w:r w:rsidRPr="00FA6585">
        <w:rPr>
          <w:rFonts w:ascii="Arial" w:hAnsi="Arial"/>
          <w:w w:val="106"/>
          <w:sz w:val="30"/>
          <w:szCs w:val="30"/>
        </w:rPr>
        <w:t xml:space="preserve">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14:paraId="629F667F"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Fiança</w:t>
      </w:r>
      <w:r w:rsidR="00F70263">
        <w:rPr>
          <w:rFonts w:ascii="Arial" w:eastAsiaTheme="minorEastAsia" w:hAnsi="Arial" w:cs="Arial"/>
          <w:sz w:val="30"/>
          <w:szCs w:val="30"/>
        </w:rPr>
        <w:t xml:space="preserve"> </w:t>
      </w:r>
      <w:r w:rsidRPr="00841C77">
        <w:rPr>
          <w:rFonts w:ascii="Arial" w:eastAsiaTheme="minorEastAsia" w:hAnsi="Arial" w:cs="Arial"/>
          <w:sz w:val="30"/>
          <w:szCs w:val="30"/>
        </w:rPr>
        <w:t>– É o ato ou contrato que dá ao credor uma segurança de pagamento, que se efetiva mediante promessa de terceiro (fiador, estranho à relação jurídica) de assumir ou assegurar, no todo ou em parte, o cumprimento da obrigação do devedor. A fiança completa a insuficiência patrimonial devedor com o patrimônio do fiador. Se o devedor não pagar o débito ou se seus haveres forem insuficientes para cumprir a obrigação assumida, o credor poderá voltar-se contra o fiador, reclamando o pagamento da dívida.</w:t>
      </w:r>
    </w:p>
    <w:p w14:paraId="182C064F" w14:textId="77777777" w:rsidR="007F3C6E" w:rsidRDefault="00002CBD">
      <w:pPr>
        <w:ind w:left="708"/>
        <w:jc w:val="both"/>
        <w:rPr>
          <w:rFonts w:ascii="Arial" w:hAnsi="Arial"/>
          <w:w w:val="106"/>
          <w:sz w:val="30"/>
          <w:szCs w:val="30"/>
        </w:rPr>
      </w:pPr>
      <w:r w:rsidRPr="00FA6585">
        <w:rPr>
          <w:rFonts w:ascii="Arial" w:hAnsi="Arial"/>
          <w:b/>
          <w:w w:val="106"/>
          <w:sz w:val="30"/>
          <w:szCs w:val="30"/>
        </w:rPr>
        <w:t>Financiamento imobiliário</w:t>
      </w:r>
      <w:r w:rsidR="00986328">
        <w:rPr>
          <w:rFonts w:ascii="Arial" w:hAnsi="Arial"/>
          <w:w w:val="106"/>
          <w:sz w:val="30"/>
          <w:szCs w:val="30"/>
        </w:rPr>
        <w:t xml:space="preserve"> – </w:t>
      </w:r>
      <w:r w:rsidRPr="00FA6585">
        <w:rPr>
          <w:rFonts w:ascii="Arial" w:hAnsi="Arial"/>
          <w:w w:val="106"/>
          <w:sz w:val="30"/>
          <w:szCs w:val="30"/>
        </w:rPr>
        <w:t xml:space="preserve">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14:paraId="6BFACBF4" w14:textId="77777777" w:rsidR="007F3C6E" w:rsidRDefault="00002CBD">
      <w:pPr>
        <w:ind w:left="708"/>
        <w:jc w:val="both"/>
        <w:rPr>
          <w:rFonts w:ascii="Arial" w:hAnsi="Arial"/>
          <w:w w:val="106"/>
          <w:sz w:val="30"/>
          <w:szCs w:val="30"/>
        </w:rPr>
      </w:pPr>
      <w:r w:rsidRPr="00FA6585">
        <w:rPr>
          <w:rFonts w:ascii="Arial" w:hAnsi="Arial"/>
          <w:b/>
          <w:w w:val="106"/>
          <w:sz w:val="30"/>
          <w:szCs w:val="30"/>
        </w:rPr>
        <w:t>Foro</w:t>
      </w:r>
      <w:r w:rsidR="00986328">
        <w:rPr>
          <w:rFonts w:ascii="Arial" w:hAnsi="Arial"/>
          <w:w w:val="106"/>
          <w:sz w:val="30"/>
          <w:szCs w:val="30"/>
        </w:rPr>
        <w:t xml:space="preserve"> – </w:t>
      </w:r>
      <w:r w:rsidRPr="00FA6585">
        <w:rPr>
          <w:rFonts w:ascii="Arial" w:hAnsi="Arial"/>
          <w:w w:val="106"/>
          <w:sz w:val="30"/>
          <w:szCs w:val="30"/>
        </w:rPr>
        <w:t xml:space="preserve">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14:paraId="0F6F45E1" w14:textId="77777777" w:rsidR="007F3C6E" w:rsidDel="008705B1" w:rsidRDefault="00605D67">
      <w:pPr>
        <w:ind w:left="708"/>
        <w:jc w:val="both"/>
        <w:rPr>
          <w:del w:id="1215" w:author="André" w:date="2015-03-09T12:24:00Z"/>
          <w:rFonts w:ascii="Arial" w:eastAsiaTheme="minorEastAsia" w:hAnsi="Arial" w:cs="Arial"/>
          <w:sz w:val="30"/>
          <w:szCs w:val="30"/>
        </w:rPr>
      </w:pPr>
      <w:del w:id="1216" w:author="André" w:date="2015-03-09T12:24:00Z">
        <w:r w:rsidRPr="00605D67" w:rsidDel="008705B1">
          <w:rPr>
            <w:rFonts w:ascii="Arial" w:eastAsiaTheme="minorEastAsia" w:hAnsi="Arial" w:cs="Arial"/>
            <w:b/>
            <w:bCs/>
            <w:sz w:val="30"/>
            <w:szCs w:val="30"/>
          </w:rPr>
          <w:delText>Fração autônoma</w:delText>
        </w:r>
        <w:r w:rsidR="00986328" w:rsidDel="008705B1">
          <w:rPr>
            <w:rFonts w:ascii="Arial" w:eastAsiaTheme="minorEastAsia" w:hAnsi="Arial" w:cs="Arial"/>
            <w:sz w:val="30"/>
            <w:szCs w:val="30"/>
          </w:rPr>
          <w:delText xml:space="preserve"> – </w:delText>
        </w:r>
        <w:r w:rsidRPr="00605D67" w:rsidDel="008705B1">
          <w:rPr>
            <w:rFonts w:ascii="Arial" w:eastAsiaTheme="minorEastAsia" w:hAnsi="Arial" w:cs="Arial"/>
            <w:sz w:val="30"/>
            <w:szCs w:val="30"/>
          </w:rPr>
          <w:delText>São as diversas partes em que o edifício foi dividido, através da propriedade horizontal (podem ser casas, garagens, lojas etc).</w:delText>
        </w:r>
      </w:del>
    </w:p>
    <w:p w14:paraId="3AD8947E" w14:textId="77777777" w:rsidR="007F3C6E" w:rsidRDefault="00002CBD">
      <w:pPr>
        <w:ind w:left="708"/>
        <w:jc w:val="both"/>
        <w:rPr>
          <w:rFonts w:ascii="Arial" w:hAnsi="Arial"/>
          <w:w w:val="106"/>
          <w:sz w:val="30"/>
          <w:szCs w:val="30"/>
        </w:rPr>
      </w:pPr>
      <w:r w:rsidRPr="00FA6585">
        <w:rPr>
          <w:rFonts w:ascii="Arial" w:hAnsi="Arial"/>
          <w:b/>
          <w:w w:val="106"/>
          <w:sz w:val="30"/>
          <w:szCs w:val="30"/>
        </w:rPr>
        <w:t>Gabarito</w:t>
      </w:r>
      <w:r w:rsidR="00986328">
        <w:rPr>
          <w:rFonts w:ascii="Arial" w:hAnsi="Arial"/>
          <w:w w:val="106"/>
          <w:sz w:val="30"/>
          <w:szCs w:val="30"/>
        </w:rPr>
        <w:t xml:space="preserve"> – </w:t>
      </w:r>
      <w:r w:rsidRPr="00FA6585">
        <w:rPr>
          <w:rFonts w:ascii="Arial" w:hAnsi="Arial"/>
          <w:w w:val="106"/>
          <w:sz w:val="30"/>
          <w:szCs w:val="30"/>
        </w:rPr>
        <w:t xml:space="preserve">É o número de pisos permitido ou fixado para uma edificação. </w:t>
      </w:r>
    </w:p>
    <w:p w14:paraId="21C571C1" w14:textId="77777777" w:rsidR="007F3C6E" w:rsidRDefault="00002CBD">
      <w:pPr>
        <w:ind w:left="708"/>
        <w:jc w:val="both"/>
        <w:rPr>
          <w:rFonts w:ascii="Arial" w:hAnsi="Arial"/>
          <w:w w:val="106"/>
          <w:sz w:val="30"/>
          <w:szCs w:val="30"/>
        </w:rPr>
      </w:pPr>
      <w:r w:rsidRPr="00FA6585">
        <w:rPr>
          <w:rFonts w:ascii="Arial" w:hAnsi="Arial"/>
          <w:b/>
          <w:w w:val="106"/>
          <w:sz w:val="30"/>
          <w:szCs w:val="30"/>
        </w:rPr>
        <w:t>Garantia</w:t>
      </w:r>
      <w:r w:rsidR="00986328">
        <w:rPr>
          <w:rFonts w:ascii="Arial" w:hAnsi="Arial"/>
          <w:w w:val="106"/>
          <w:sz w:val="30"/>
          <w:szCs w:val="30"/>
        </w:rPr>
        <w:t xml:space="preserve"> – </w:t>
      </w:r>
      <w:r w:rsidRPr="00FA6585">
        <w:rPr>
          <w:rFonts w:ascii="Arial" w:hAnsi="Arial"/>
          <w:w w:val="106"/>
          <w:sz w:val="30"/>
          <w:szCs w:val="30"/>
        </w:rPr>
        <w:t xml:space="preserve">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devedor cumprirá o assumido. Com isso, obriga-se o devedor a cumprir a prestação devida ao credor. </w:t>
      </w:r>
    </w:p>
    <w:p w14:paraId="2EA9B3A2" w14:textId="77777777" w:rsidR="007F3C6E" w:rsidRDefault="00002CBD">
      <w:pPr>
        <w:widowControl w:val="0"/>
        <w:autoSpaceDE w:val="0"/>
        <w:autoSpaceDN w:val="0"/>
        <w:adjustRightInd w:val="0"/>
        <w:spacing w:after="0" w:line="240" w:lineRule="auto"/>
        <w:ind w:left="708"/>
        <w:jc w:val="both"/>
        <w:rPr>
          <w:rFonts w:ascii="Arial" w:eastAsiaTheme="minorEastAsia" w:hAnsi="Arial" w:cs="Arial"/>
          <w:sz w:val="30"/>
          <w:szCs w:val="30"/>
        </w:rPr>
      </w:pPr>
      <w:r w:rsidRPr="00841C77">
        <w:rPr>
          <w:rFonts w:ascii="Arial" w:eastAsiaTheme="minorEastAsia" w:hAnsi="Arial" w:cs="Arial"/>
          <w:b/>
          <w:bCs/>
          <w:sz w:val="30"/>
          <w:szCs w:val="30"/>
        </w:rPr>
        <w:t xml:space="preserve">Garantia real </w:t>
      </w:r>
      <w:r w:rsidR="00605D67" w:rsidRPr="00605D67">
        <w:rPr>
          <w:rFonts w:ascii="Arial" w:eastAsiaTheme="minorEastAsia" w:hAnsi="Arial" w:cs="Arial"/>
          <w:bCs/>
          <w:sz w:val="30"/>
          <w:szCs w:val="30"/>
        </w:rPr>
        <w:t>–</w:t>
      </w:r>
      <w:r w:rsidR="00F70263">
        <w:rPr>
          <w:rFonts w:ascii="Arial" w:eastAsiaTheme="minorEastAsia" w:hAnsi="Arial" w:cs="Arial"/>
          <w:sz w:val="30"/>
          <w:szCs w:val="30"/>
        </w:rPr>
        <w:t xml:space="preserve"> </w:t>
      </w:r>
      <w:r w:rsidRPr="00841C77">
        <w:rPr>
          <w:rFonts w:ascii="Arial" w:eastAsiaTheme="minorEastAsia" w:hAnsi="Arial" w:cs="Arial"/>
          <w:sz w:val="30"/>
          <w:szCs w:val="30"/>
        </w:rPr>
        <w:t>Quando recai direta e imediatamente sobre os bens especificados, sendo indiferente, depois de constituído o encargo deles, a identidade do respectivo proprietário, pelo menos até o momento da execução e venda dos mesmos bens. Tem nela o credor, preferência sobre todos os outros que não a tenham idêntica ou melhor.</w:t>
      </w:r>
    </w:p>
    <w:p w14:paraId="3F5D225F"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Habite-se</w:t>
      </w:r>
      <w:r w:rsidR="00986328">
        <w:rPr>
          <w:rFonts w:ascii="Arial" w:eastAsiaTheme="minorEastAsia" w:hAnsi="Arial" w:cs="Arial"/>
          <w:sz w:val="30"/>
          <w:szCs w:val="30"/>
        </w:rPr>
        <w:t xml:space="preserve"> – </w:t>
      </w:r>
      <w:r w:rsidRPr="00841C77">
        <w:rPr>
          <w:rFonts w:ascii="Arial" w:eastAsiaTheme="minorEastAsia" w:hAnsi="Arial" w:cs="Arial"/>
          <w:sz w:val="30"/>
          <w:szCs w:val="30"/>
        </w:rPr>
        <w:t>Autorização emitida pela Prefeitura, para que um imóvel recém-construído ou reformado possa ser ocupado. Para que o documento seja emitido, é preciso uma vistoria de regularidade para verificar se a obra foi executada conforme o projeto aprovado, sendo necessário preencher diversos requisitos legais (aprovação das companhias de</w:t>
      </w:r>
      <w:r w:rsidR="00F70263">
        <w:rPr>
          <w:rFonts w:ascii="Arial" w:eastAsiaTheme="minorEastAsia" w:hAnsi="Arial" w:cs="Arial"/>
          <w:sz w:val="30"/>
          <w:szCs w:val="30"/>
        </w:rPr>
        <w:t xml:space="preserve"> </w:t>
      </w:r>
      <w:r w:rsidRPr="00841C77">
        <w:rPr>
          <w:rFonts w:ascii="Arial" w:eastAsiaTheme="minorEastAsia" w:hAnsi="Arial" w:cs="Arial"/>
          <w:sz w:val="30"/>
          <w:szCs w:val="30"/>
        </w:rPr>
        <w:t xml:space="preserve">luz, gás, água e esgoto, corpo de bombeiros, entre outros). </w:t>
      </w:r>
      <w:r w:rsidR="00605D67" w:rsidRPr="00605D67">
        <w:rPr>
          <w:rFonts w:ascii="Arial" w:eastAsiaTheme="minorEastAsia" w:hAnsi="Arial" w:cs="Arial"/>
          <w:sz w:val="30"/>
          <w:szCs w:val="30"/>
        </w:rPr>
        <w:t>O imóvel só pode ser ocupado depois da concessão do "</w:t>
      </w:r>
      <w:r w:rsidR="00624903">
        <w:rPr>
          <w:rFonts w:ascii="Arial" w:eastAsiaTheme="minorEastAsia" w:hAnsi="Arial" w:cs="Arial"/>
          <w:sz w:val="30"/>
          <w:szCs w:val="30"/>
        </w:rPr>
        <w:t>Habite-se</w:t>
      </w:r>
      <w:r w:rsidR="00605D67" w:rsidRPr="00605D67">
        <w:rPr>
          <w:rFonts w:ascii="Arial" w:eastAsiaTheme="minorEastAsia" w:hAnsi="Arial" w:cs="Arial"/>
          <w:sz w:val="30"/>
          <w:szCs w:val="30"/>
        </w:rPr>
        <w:t>".</w:t>
      </w:r>
    </w:p>
    <w:p w14:paraId="72FC6C27" w14:textId="77777777" w:rsidR="007F3C6E" w:rsidRDefault="00002CBD">
      <w:pPr>
        <w:ind w:left="708"/>
        <w:jc w:val="both"/>
        <w:rPr>
          <w:rFonts w:ascii="Arial" w:hAnsi="Arial"/>
          <w:w w:val="106"/>
          <w:sz w:val="30"/>
          <w:szCs w:val="30"/>
        </w:rPr>
      </w:pPr>
      <w:r w:rsidRPr="00FA6585">
        <w:rPr>
          <w:rFonts w:ascii="Arial" w:hAnsi="Arial"/>
          <w:b/>
          <w:w w:val="106"/>
          <w:sz w:val="30"/>
          <w:szCs w:val="30"/>
        </w:rPr>
        <w:t>Hectare (ha)</w:t>
      </w:r>
      <w:r w:rsidR="00986328">
        <w:rPr>
          <w:rFonts w:ascii="Arial" w:hAnsi="Arial"/>
          <w:w w:val="106"/>
          <w:sz w:val="30"/>
          <w:szCs w:val="30"/>
        </w:rPr>
        <w:t xml:space="preserve"> – </w:t>
      </w:r>
      <w:r w:rsidRPr="00FA6585">
        <w:rPr>
          <w:rFonts w:ascii="Arial" w:hAnsi="Arial"/>
          <w:w w:val="106"/>
          <w:sz w:val="30"/>
          <w:szCs w:val="30"/>
        </w:rPr>
        <w:t>Unidade de medida agrária, equivale a 10 mil metros quadrados (m</w:t>
      </w:r>
      <w:r w:rsidR="00605D67" w:rsidRPr="00605D67">
        <w:rPr>
          <w:rFonts w:ascii="Arial" w:hAnsi="Arial"/>
          <w:w w:val="106"/>
          <w:sz w:val="30"/>
          <w:szCs w:val="30"/>
          <w:vertAlign w:val="superscript"/>
        </w:rPr>
        <w:t>2</w:t>
      </w:r>
      <w:r w:rsidRPr="00FA6585">
        <w:rPr>
          <w:rFonts w:ascii="Arial" w:hAnsi="Arial"/>
          <w:w w:val="106"/>
          <w:sz w:val="30"/>
          <w:szCs w:val="30"/>
        </w:rPr>
        <w:t xml:space="preserve">). </w:t>
      </w:r>
    </w:p>
    <w:p w14:paraId="58CE059C" w14:textId="77777777" w:rsidR="007F3C6E" w:rsidRDefault="00002CBD">
      <w:pPr>
        <w:ind w:left="708"/>
        <w:jc w:val="both"/>
        <w:rPr>
          <w:rFonts w:ascii="Arial" w:hAnsi="Arial"/>
          <w:w w:val="106"/>
          <w:sz w:val="30"/>
          <w:szCs w:val="30"/>
        </w:rPr>
      </w:pPr>
      <w:r w:rsidRPr="00FA6585">
        <w:rPr>
          <w:rFonts w:ascii="Arial" w:hAnsi="Arial"/>
          <w:b/>
          <w:w w:val="106"/>
          <w:sz w:val="30"/>
          <w:szCs w:val="30"/>
        </w:rPr>
        <w:t>Herança</w:t>
      </w:r>
      <w:r w:rsidR="00986328">
        <w:rPr>
          <w:rFonts w:ascii="Arial" w:hAnsi="Arial"/>
          <w:w w:val="106"/>
          <w:sz w:val="30"/>
          <w:szCs w:val="30"/>
        </w:rPr>
        <w:t xml:space="preserve"> – </w:t>
      </w:r>
      <w:r w:rsidRPr="00FA6585">
        <w:rPr>
          <w:rFonts w:ascii="Arial" w:hAnsi="Arial"/>
          <w:w w:val="106"/>
          <w:sz w:val="30"/>
          <w:szCs w:val="30"/>
        </w:rPr>
        <w:t xml:space="preserve">É o patrimônio (conjunto de bens, direitos e deveres) que alguém deixa por ocasião de sua morte (pessoa falecida) e que os herdeiros adquirem. </w:t>
      </w:r>
    </w:p>
    <w:p w14:paraId="72BA0BCF"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Hipoteca</w:t>
      </w:r>
      <w:r w:rsidR="00986328">
        <w:rPr>
          <w:rFonts w:ascii="Arial" w:eastAsiaTheme="minorEastAsia" w:hAnsi="Arial" w:cs="Arial"/>
          <w:sz w:val="30"/>
          <w:szCs w:val="30"/>
        </w:rPr>
        <w:t xml:space="preserve"> – </w:t>
      </w:r>
      <w:r w:rsidRPr="00841C77">
        <w:rPr>
          <w:rFonts w:ascii="Arial" w:eastAsiaTheme="minorEastAsia" w:hAnsi="Arial" w:cs="Arial"/>
          <w:sz w:val="30"/>
          <w:szCs w:val="30"/>
        </w:rPr>
        <w:t xml:space="preserve">Direito real de garantia de natureza civil, que </w:t>
      </w:r>
      <w:r w:rsidR="00701BE3">
        <w:rPr>
          <w:rFonts w:ascii="Arial" w:eastAsiaTheme="minorEastAsia" w:hAnsi="Arial" w:cs="Arial"/>
          <w:sz w:val="30"/>
          <w:szCs w:val="30"/>
        </w:rPr>
        <w:t xml:space="preserve">mantém o bem </w:t>
      </w:r>
      <w:r w:rsidRPr="00841C77">
        <w:rPr>
          <w:rFonts w:ascii="Arial" w:eastAsiaTheme="minorEastAsia" w:hAnsi="Arial" w:cs="Arial"/>
          <w:sz w:val="30"/>
          <w:szCs w:val="30"/>
        </w:rPr>
        <w:t>imóvel pertencente ao devedor ou a terceiro, sem transmissão de posse ao credor. O devedor tem o direito de promover a venda judicial do imóvel para</w:t>
      </w:r>
      <w:r w:rsidR="00F70263">
        <w:rPr>
          <w:rFonts w:ascii="Arial" w:eastAsiaTheme="minorEastAsia" w:hAnsi="Arial" w:cs="Arial"/>
          <w:sz w:val="30"/>
          <w:szCs w:val="30"/>
        </w:rPr>
        <w:t xml:space="preserve"> </w:t>
      </w:r>
      <w:r w:rsidRPr="00841C77">
        <w:rPr>
          <w:rFonts w:ascii="Arial" w:eastAsiaTheme="minorEastAsia" w:hAnsi="Arial" w:cs="Arial"/>
          <w:sz w:val="30"/>
          <w:szCs w:val="30"/>
        </w:rPr>
        <w:t xml:space="preserve">pagamento, </w:t>
      </w:r>
      <w:del w:id="1217" w:author="André" w:date="2015-03-09T12:29:00Z">
        <w:r w:rsidRPr="00841C77" w:rsidDel="008705B1">
          <w:rPr>
            <w:rFonts w:ascii="Arial" w:eastAsiaTheme="minorEastAsia" w:hAnsi="Arial" w:cs="Arial"/>
            <w:sz w:val="30"/>
            <w:szCs w:val="30"/>
          </w:rPr>
          <w:delText xml:space="preserve">preferentemente </w:delText>
        </w:r>
      </w:del>
      <w:r w:rsidRPr="00841C77">
        <w:rPr>
          <w:rFonts w:ascii="Arial" w:eastAsiaTheme="minorEastAsia" w:hAnsi="Arial" w:cs="Arial"/>
          <w:sz w:val="30"/>
          <w:szCs w:val="30"/>
        </w:rPr>
        <w:t>em caso de</w:t>
      </w:r>
      <w:r w:rsidR="00F70263">
        <w:rPr>
          <w:rFonts w:ascii="Arial" w:eastAsiaTheme="minorEastAsia" w:hAnsi="Arial" w:cs="Arial"/>
          <w:sz w:val="30"/>
          <w:szCs w:val="30"/>
        </w:rPr>
        <w:t xml:space="preserve"> </w:t>
      </w:r>
      <w:r w:rsidRPr="00841C77">
        <w:rPr>
          <w:rFonts w:ascii="Arial" w:eastAsiaTheme="minorEastAsia" w:hAnsi="Arial" w:cs="Arial"/>
          <w:sz w:val="30"/>
          <w:szCs w:val="30"/>
        </w:rPr>
        <w:t>inadimplência.</w:t>
      </w:r>
      <w:r w:rsidR="00F70263">
        <w:rPr>
          <w:rFonts w:ascii="Arial" w:eastAsiaTheme="minorEastAsia" w:hAnsi="Arial" w:cs="Arial"/>
          <w:sz w:val="30"/>
          <w:szCs w:val="30"/>
        </w:rPr>
        <w:t xml:space="preserve"> </w:t>
      </w:r>
    </w:p>
    <w:p w14:paraId="6663F1BE" w14:textId="77777777" w:rsidR="007F3C6E" w:rsidRDefault="00605D67">
      <w:pPr>
        <w:ind w:left="708"/>
        <w:jc w:val="both"/>
        <w:rPr>
          <w:rFonts w:ascii="Arial" w:hAnsi="Arial"/>
          <w:w w:val="106"/>
          <w:sz w:val="30"/>
          <w:szCs w:val="30"/>
        </w:rPr>
      </w:pPr>
      <w:r w:rsidRPr="00605D67">
        <w:rPr>
          <w:rFonts w:ascii="Arial" w:eastAsiaTheme="minorEastAsia" w:hAnsi="Arial" w:cs="Arial"/>
          <w:b/>
          <w:bCs/>
          <w:sz w:val="30"/>
          <w:szCs w:val="30"/>
        </w:rPr>
        <w:t>IGP-M</w:t>
      </w:r>
      <w:r w:rsidR="00F70263">
        <w:rPr>
          <w:rFonts w:ascii="Arial" w:eastAsiaTheme="minorEastAsia" w:hAnsi="Arial" w:cs="Arial"/>
          <w:sz w:val="30"/>
          <w:szCs w:val="30"/>
        </w:rPr>
        <w:t xml:space="preserve"> </w:t>
      </w:r>
      <w:r w:rsidRPr="00605D67">
        <w:rPr>
          <w:rFonts w:ascii="Arial" w:eastAsiaTheme="minorEastAsia" w:hAnsi="Arial" w:cs="Arial"/>
          <w:sz w:val="30"/>
          <w:szCs w:val="30"/>
        </w:rPr>
        <w:t>(Índice Geral de Preços</w:t>
      </w:r>
      <w:r w:rsidR="00986328">
        <w:rPr>
          <w:rFonts w:ascii="Arial" w:eastAsiaTheme="minorEastAsia" w:hAnsi="Arial" w:cs="Arial"/>
          <w:sz w:val="30"/>
          <w:szCs w:val="30"/>
        </w:rPr>
        <w:t xml:space="preserve"> – </w:t>
      </w:r>
      <w:r w:rsidRPr="00605D67">
        <w:rPr>
          <w:rFonts w:ascii="Arial" w:eastAsiaTheme="minorEastAsia" w:hAnsi="Arial" w:cs="Arial"/>
          <w:sz w:val="30"/>
          <w:szCs w:val="30"/>
        </w:rPr>
        <w:t>Mercado)</w:t>
      </w:r>
      <w:r w:rsidR="00986328">
        <w:rPr>
          <w:rFonts w:ascii="Arial" w:eastAsiaTheme="minorEastAsia" w:hAnsi="Arial" w:cs="Arial"/>
          <w:sz w:val="30"/>
          <w:szCs w:val="30"/>
        </w:rPr>
        <w:t xml:space="preserve"> – </w:t>
      </w:r>
      <w:r w:rsidRPr="00605D67">
        <w:rPr>
          <w:rFonts w:ascii="Arial" w:eastAsiaTheme="minorEastAsia" w:hAnsi="Arial" w:cs="Arial"/>
          <w:sz w:val="30"/>
          <w:szCs w:val="30"/>
        </w:rPr>
        <w:t>Calculado pela Fundação Getúlio Vargas pode ser utilizado como índice de reajuste do saldo devedor nos Contratos de Compra e Venda de Imóveis, tanto na fase de construção, como após a entrega das chaves.</w:t>
      </w:r>
    </w:p>
    <w:p w14:paraId="233DF572" w14:textId="77777777" w:rsidR="007F3C6E" w:rsidRDefault="00002CBD">
      <w:pPr>
        <w:ind w:left="708"/>
        <w:jc w:val="both"/>
        <w:rPr>
          <w:rFonts w:ascii="Arial" w:hAnsi="Arial"/>
          <w:w w:val="106"/>
          <w:sz w:val="30"/>
          <w:szCs w:val="30"/>
        </w:rPr>
      </w:pPr>
      <w:r w:rsidRPr="00FA6585">
        <w:rPr>
          <w:rFonts w:ascii="Arial" w:hAnsi="Arial"/>
          <w:b/>
          <w:w w:val="106"/>
          <w:sz w:val="30"/>
          <w:szCs w:val="30"/>
        </w:rPr>
        <w:t>Imissão de posse</w:t>
      </w:r>
      <w:r w:rsidR="00986328">
        <w:rPr>
          <w:rFonts w:ascii="Arial" w:hAnsi="Arial"/>
          <w:w w:val="106"/>
          <w:sz w:val="30"/>
          <w:szCs w:val="30"/>
        </w:rPr>
        <w:t xml:space="preserve"> – </w:t>
      </w:r>
      <w:r w:rsidRPr="00FA6585">
        <w:rPr>
          <w:rFonts w:ascii="Arial" w:hAnsi="Arial"/>
          <w:w w:val="106"/>
          <w:sz w:val="30"/>
          <w:szCs w:val="30"/>
        </w:rPr>
        <w:t xml:space="preserve">Ato pelo qual o proprietário obtém a posse direta do imóvel. É o meio de aquisição de posse a que se tem direito. </w:t>
      </w:r>
    </w:p>
    <w:p w14:paraId="1AFDCDB7" w14:textId="77777777" w:rsidR="007F3C6E" w:rsidRDefault="00002CBD">
      <w:pPr>
        <w:ind w:left="708"/>
        <w:jc w:val="both"/>
        <w:rPr>
          <w:rFonts w:ascii="Arial" w:hAnsi="Arial"/>
          <w:w w:val="106"/>
          <w:sz w:val="30"/>
          <w:szCs w:val="30"/>
        </w:rPr>
      </w:pPr>
      <w:r w:rsidRPr="00FA6585">
        <w:rPr>
          <w:rFonts w:ascii="Arial" w:hAnsi="Arial"/>
          <w:b/>
          <w:w w:val="106"/>
          <w:sz w:val="30"/>
          <w:szCs w:val="30"/>
        </w:rPr>
        <w:t>Imposto de transmissão</w:t>
      </w:r>
      <w:r w:rsidR="00986328">
        <w:rPr>
          <w:rFonts w:ascii="Arial" w:hAnsi="Arial"/>
          <w:w w:val="106"/>
          <w:sz w:val="30"/>
          <w:szCs w:val="30"/>
        </w:rPr>
        <w:t xml:space="preserve"> – </w:t>
      </w:r>
      <w:r w:rsidRPr="00FA6585">
        <w:rPr>
          <w:rFonts w:ascii="Arial" w:hAnsi="Arial"/>
          <w:w w:val="106"/>
          <w:sz w:val="30"/>
          <w:szCs w:val="30"/>
        </w:rPr>
        <w:t>Tributo sobre transmissão de bens e direitos que sobre eles recaem. Pode ser: imposto de transmissão causa mortis e doação</w:t>
      </w:r>
      <w:ins w:id="1218" w:author="André" w:date="2015-03-09T13:08:00Z">
        <w:r w:rsidR="008D089B">
          <w:rPr>
            <w:rFonts w:ascii="Arial" w:hAnsi="Arial"/>
            <w:w w:val="106"/>
            <w:sz w:val="30"/>
            <w:szCs w:val="30"/>
          </w:rPr>
          <w:t>;</w:t>
        </w:r>
      </w:ins>
      <w:del w:id="1219" w:author="André" w:date="2015-03-09T13:08:00Z">
        <w:r w:rsidRPr="00FA6585" w:rsidDel="008D089B">
          <w:rPr>
            <w:rFonts w:ascii="Arial" w:hAnsi="Arial"/>
            <w:w w:val="106"/>
            <w:sz w:val="30"/>
            <w:szCs w:val="30"/>
          </w:rPr>
          <w:delText>:</w:delText>
        </w:r>
      </w:del>
      <w:r w:rsidRPr="00FA6585">
        <w:rPr>
          <w:rFonts w:ascii="Arial" w:hAnsi="Arial"/>
          <w:w w:val="106"/>
          <w:sz w:val="30"/>
          <w:szCs w:val="30"/>
        </w:rPr>
        <w:t xml:space="preserve"> imposto estadual cobrado sobre heranças e doações de quaisquer bens ou direitos; imposto de transmissão inter vivos: imposto municipal incidente sobre a transmissão inter vivos, a qualquer título, por ato oneroso, de bens imóveis (por natureza ou acessão física), e de direitos reais sobre imóveis (exceto os imóveis de garantia). </w:t>
      </w:r>
    </w:p>
    <w:p w14:paraId="15C99AE8" w14:textId="77777777" w:rsidR="007F3C6E" w:rsidRDefault="00002CBD">
      <w:pPr>
        <w:widowControl w:val="0"/>
        <w:autoSpaceDE w:val="0"/>
        <w:autoSpaceDN w:val="0"/>
        <w:adjustRightInd w:val="0"/>
        <w:spacing w:after="0" w:line="240" w:lineRule="auto"/>
        <w:ind w:left="708"/>
        <w:jc w:val="both"/>
        <w:rPr>
          <w:rFonts w:ascii="Arial" w:eastAsiaTheme="minorEastAsia" w:hAnsi="Arial" w:cs="Helvetica Neue"/>
          <w:sz w:val="30"/>
          <w:szCs w:val="30"/>
        </w:rPr>
      </w:pPr>
      <w:r w:rsidRPr="00841C77">
        <w:rPr>
          <w:rFonts w:ascii="Arial" w:eastAsiaTheme="minorEastAsia" w:hAnsi="Arial" w:cs="Arial"/>
          <w:b/>
          <w:bCs/>
          <w:sz w:val="30"/>
          <w:szCs w:val="30"/>
        </w:rPr>
        <w:t>INCC</w:t>
      </w:r>
      <w:r w:rsidR="00F70263">
        <w:rPr>
          <w:rFonts w:ascii="Arial" w:eastAsiaTheme="minorEastAsia" w:hAnsi="Arial" w:cs="Arial"/>
          <w:sz w:val="30"/>
          <w:szCs w:val="30"/>
        </w:rPr>
        <w:t xml:space="preserve"> </w:t>
      </w:r>
      <w:r w:rsidRPr="00841C77">
        <w:rPr>
          <w:rFonts w:ascii="Arial" w:eastAsiaTheme="minorEastAsia" w:hAnsi="Arial" w:cs="Arial"/>
          <w:sz w:val="30"/>
          <w:szCs w:val="30"/>
        </w:rPr>
        <w:t>(Índice Nacional da Construção Civil)</w:t>
      </w:r>
      <w:r w:rsidR="00986328">
        <w:rPr>
          <w:rFonts w:ascii="Arial" w:eastAsiaTheme="minorEastAsia" w:hAnsi="Arial" w:cs="Arial"/>
          <w:sz w:val="30"/>
          <w:szCs w:val="30"/>
        </w:rPr>
        <w:t xml:space="preserve"> – </w:t>
      </w:r>
      <w:r w:rsidRPr="00841C77">
        <w:rPr>
          <w:rFonts w:ascii="Arial" w:eastAsiaTheme="minorEastAsia" w:hAnsi="Arial" w:cs="Arial"/>
          <w:sz w:val="30"/>
          <w:szCs w:val="30"/>
        </w:rPr>
        <w:t xml:space="preserve">Calculado pela Fundação Getúlio Vargas, mede a variação do Custo de Construção no Brasil. </w:t>
      </w:r>
      <w:r w:rsidR="00605D67" w:rsidRPr="00605D67">
        <w:rPr>
          <w:rFonts w:ascii="Arial" w:eastAsiaTheme="minorEastAsia" w:hAnsi="Arial" w:cs="Arial"/>
          <w:sz w:val="30"/>
          <w:szCs w:val="30"/>
        </w:rPr>
        <w:t xml:space="preserve">Nos contratos para aquisição de imóveis, pode ser adotado como índice de reajuste no período da construção. </w:t>
      </w:r>
      <w:r w:rsidRPr="00841C77">
        <w:rPr>
          <w:rFonts w:ascii="Arial" w:eastAsiaTheme="minorEastAsia" w:hAnsi="Arial" w:cs="Arial"/>
          <w:sz w:val="30"/>
          <w:szCs w:val="30"/>
        </w:rPr>
        <w:t>O índice a ser adotado para correção monetária deve estar expressamente pactuado em contrato, bem como um substituto, caso haja a extinção do primeiro pactuado.</w:t>
      </w:r>
    </w:p>
    <w:p w14:paraId="72487D4F" w14:textId="77777777" w:rsidR="007F3C6E" w:rsidRDefault="00002CBD">
      <w:pPr>
        <w:ind w:left="708"/>
        <w:jc w:val="both"/>
        <w:rPr>
          <w:rFonts w:ascii="Arial" w:hAnsi="Arial"/>
          <w:w w:val="106"/>
          <w:sz w:val="30"/>
          <w:szCs w:val="30"/>
        </w:rPr>
      </w:pPr>
      <w:r w:rsidRPr="00FA6585">
        <w:rPr>
          <w:rFonts w:ascii="Arial" w:hAnsi="Arial"/>
          <w:b/>
          <w:w w:val="106"/>
          <w:sz w:val="30"/>
          <w:szCs w:val="30"/>
        </w:rPr>
        <w:t>Indexação</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Ajuste de um valor, de acordo com determinado índice econômico. Porcentagem que se aplica periodicamente a um valor, para corrigir a moeda, garantindo seu poder aquisitivo.</w:t>
      </w:r>
    </w:p>
    <w:p w14:paraId="61FC4765" w14:textId="77777777" w:rsidR="007F3C6E" w:rsidRDefault="00002CBD">
      <w:pPr>
        <w:ind w:left="708"/>
        <w:jc w:val="both"/>
        <w:rPr>
          <w:rFonts w:ascii="Arial" w:hAnsi="Arial"/>
          <w:w w:val="106"/>
          <w:sz w:val="30"/>
          <w:szCs w:val="30"/>
        </w:rPr>
      </w:pPr>
      <w:r w:rsidRPr="00FA6585">
        <w:rPr>
          <w:rFonts w:ascii="Arial" w:hAnsi="Arial"/>
          <w:b/>
          <w:w w:val="106"/>
          <w:sz w:val="30"/>
          <w:szCs w:val="30"/>
        </w:rPr>
        <w:t>Indexador</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Indicador da variação do poder aquisitivo da moeda, usado para corrigir monetariamente certo valor. </w:t>
      </w:r>
    </w:p>
    <w:p w14:paraId="264BC5BC" w14:textId="77777777" w:rsidR="007F3C6E" w:rsidRDefault="00002CBD">
      <w:pPr>
        <w:ind w:left="708"/>
        <w:jc w:val="both"/>
        <w:rPr>
          <w:rFonts w:ascii="Arial" w:hAnsi="Arial"/>
          <w:w w:val="106"/>
          <w:sz w:val="30"/>
          <w:szCs w:val="30"/>
        </w:rPr>
      </w:pPr>
      <w:r w:rsidRPr="00FA6585">
        <w:rPr>
          <w:rFonts w:ascii="Arial" w:hAnsi="Arial"/>
          <w:b/>
          <w:w w:val="106"/>
          <w:sz w:val="30"/>
          <w:szCs w:val="30"/>
        </w:rPr>
        <w:t>Índice de Inflação</w:t>
      </w:r>
      <w:r w:rsidR="00986328">
        <w:rPr>
          <w:rFonts w:ascii="Arial" w:hAnsi="Arial"/>
          <w:w w:val="106"/>
          <w:sz w:val="30"/>
          <w:szCs w:val="30"/>
        </w:rPr>
        <w:t xml:space="preserve"> – </w:t>
      </w:r>
      <w:r w:rsidRPr="00FA6585">
        <w:rPr>
          <w:rFonts w:ascii="Arial" w:hAnsi="Arial"/>
          <w:w w:val="106"/>
          <w:sz w:val="30"/>
          <w:szCs w:val="30"/>
        </w:rPr>
        <w:t xml:space="preserve">Indicador do aumento geral de preços (em geral, acompanhado por um aumento na quantidade de meios de pagamento), com consequente perda do poder aquisitivo do dinheiro. </w:t>
      </w:r>
    </w:p>
    <w:p w14:paraId="43ED812F" w14:textId="77777777" w:rsidR="007F3C6E" w:rsidRDefault="00002CBD">
      <w:pPr>
        <w:ind w:left="708"/>
        <w:jc w:val="both"/>
        <w:rPr>
          <w:rFonts w:ascii="Arial" w:hAnsi="Arial"/>
          <w:w w:val="106"/>
          <w:sz w:val="30"/>
          <w:szCs w:val="30"/>
        </w:rPr>
      </w:pPr>
      <w:r w:rsidRPr="00FA6585">
        <w:rPr>
          <w:rFonts w:ascii="Arial" w:hAnsi="Arial"/>
          <w:b/>
          <w:w w:val="106"/>
          <w:sz w:val="30"/>
          <w:szCs w:val="30"/>
        </w:rPr>
        <w:t>Índice de preços</w:t>
      </w:r>
      <w:r w:rsidR="00986328">
        <w:rPr>
          <w:rFonts w:ascii="Arial" w:hAnsi="Arial"/>
          <w:w w:val="106"/>
          <w:sz w:val="30"/>
          <w:szCs w:val="30"/>
        </w:rPr>
        <w:t xml:space="preserve"> – </w:t>
      </w:r>
      <w:r w:rsidRPr="00FA6585">
        <w:rPr>
          <w:rFonts w:ascii="Arial" w:hAnsi="Arial"/>
          <w:w w:val="106"/>
          <w:sz w:val="30"/>
          <w:szCs w:val="30"/>
        </w:rPr>
        <w:t>Número-índice que indica a variação média dos preços de um determinado conjunto de bens (geralmente, os mais utilizados por um consumidor típico), em relação a um período tomado como referência. O índice de preços é normalmente utilizado para cálculo da inflação e correção monetária.</w:t>
      </w:r>
    </w:p>
    <w:p w14:paraId="0981B148" w14:textId="77777777" w:rsidR="007F3C6E" w:rsidRDefault="00002CBD">
      <w:pPr>
        <w:ind w:left="708"/>
        <w:jc w:val="both"/>
        <w:rPr>
          <w:rFonts w:ascii="Arial" w:hAnsi="Arial"/>
          <w:w w:val="106"/>
          <w:sz w:val="30"/>
          <w:szCs w:val="30"/>
        </w:rPr>
      </w:pPr>
      <w:r w:rsidRPr="00FA6585">
        <w:rPr>
          <w:rFonts w:ascii="Arial" w:hAnsi="Arial"/>
          <w:b/>
          <w:w w:val="106"/>
          <w:sz w:val="30"/>
          <w:szCs w:val="30"/>
        </w:rPr>
        <w:t>Índice de reajuste</w:t>
      </w:r>
      <w:r w:rsidR="00986328">
        <w:rPr>
          <w:rFonts w:ascii="Arial" w:hAnsi="Arial"/>
          <w:w w:val="106"/>
          <w:sz w:val="30"/>
          <w:szCs w:val="30"/>
        </w:rPr>
        <w:t xml:space="preserve"> – </w:t>
      </w:r>
      <w:r w:rsidRPr="00FA6585">
        <w:rPr>
          <w:rFonts w:ascii="Arial" w:hAnsi="Arial"/>
          <w:w w:val="106"/>
          <w:sz w:val="30"/>
          <w:szCs w:val="30"/>
        </w:rPr>
        <w:t xml:space="preserve">Índice pactuado em contrato, geralmente um índice de preços, para atualização monetária dos valores envolvidos no mesmo. </w:t>
      </w:r>
    </w:p>
    <w:p w14:paraId="4F7ADC64" w14:textId="77777777" w:rsidR="007F3C6E" w:rsidRDefault="00002CBD">
      <w:pPr>
        <w:ind w:left="708"/>
        <w:jc w:val="both"/>
        <w:rPr>
          <w:rFonts w:ascii="Arial" w:hAnsi="Arial"/>
          <w:w w:val="106"/>
          <w:sz w:val="30"/>
          <w:szCs w:val="30"/>
        </w:rPr>
      </w:pPr>
      <w:r w:rsidRPr="00FA6585">
        <w:rPr>
          <w:rFonts w:ascii="Arial" w:hAnsi="Arial"/>
          <w:b/>
          <w:w w:val="106"/>
          <w:sz w:val="30"/>
          <w:szCs w:val="30"/>
        </w:rPr>
        <w:t>Índice setorial</w:t>
      </w:r>
      <w:r w:rsidR="00986328">
        <w:rPr>
          <w:rFonts w:ascii="Arial" w:hAnsi="Arial"/>
          <w:w w:val="106"/>
          <w:sz w:val="30"/>
          <w:szCs w:val="30"/>
        </w:rPr>
        <w:t xml:space="preserve"> – </w:t>
      </w:r>
      <w:r w:rsidRPr="00FA6585">
        <w:rPr>
          <w:rFonts w:ascii="Arial" w:hAnsi="Arial"/>
          <w:w w:val="106"/>
          <w:sz w:val="30"/>
          <w:szCs w:val="30"/>
        </w:rPr>
        <w:t xml:space="preserve">Índice relativo ou pertencente a um determinado setor de atividade econômica. No âmbito da construção, pode-se citar o índice Nacional do Custo da Construção Civil (INCC), da Fundação Getúlio Vargas, como exemplo. </w:t>
      </w:r>
    </w:p>
    <w:p w14:paraId="3765BBE0" w14:textId="77777777" w:rsidR="007F3C6E" w:rsidRDefault="00002CBD">
      <w:pPr>
        <w:ind w:left="708"/>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w:t>
      </w:r>
      <w:r w:rsidR="00605D67" w:rsidRPr="008D089B">
        <w:rPr>
          <w:rFonts w:ascii="Arial" w:hAnsi="Arial"/>
          <w:w w:val="106"/>
          <w:sz w:val="30"/>
          <w:szCs w:val="30"/>
          <w:rPrChange w:id="1220" w:author="André" w:date="2015-03-09T13:08:00Z">
            <w:rPr>
              <w:rFonts w:ascii="Arial" w:hAnsi="Arial"/>
              <w:b/>
              <w:w w:val="106"/>
              <w:sz w:val="30"/>
              <w:szCs w:val="30"/>
            </w:rPr>
          </w:rPrChange>
        </w:rPr>
        <w:t>(Instituto Nacional de Seguridade Social)</w:t>
      </w:r>
      <w:r w:rsidR="00986328">
        <w:rPr>
          <w:rFonts w:ascii="Arial" w:hAnsi="Arial"/>
          <w:w w:val="106"/>
          <w:sz w:val="30"/>
          <w:szCs w:val="30"/>
        </w:rPr>
        <w:t xml:space="preserve"> – </w:t>
      </w:r>
      <w:r w:rsidRPr="00FA6585">
        <w:rPr>
          <w:rFonts w:ascii="Arial" w:hAnsi="Arial"/>
          <w:w w:val="106"/>
          <w:sz w:val="30"/>
          <w:szCs w:val="30"/>
        </w:rPr>
        <w:t xml:space="preserve">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14:paraId="54E54828" w14:textId="77777777" w:rsidR="007F3C6E" w:rsidRDefault="00002CBD">
      <w:pPr>
        <w:ind w:left="708"/>
        <w:jc w:val="both"/>
        <w:rPr>
          <w:rFonts w:ascii="Arial" w:hAnsi="Arial"/>
          <w:w w:val="106"/>
          <w:sz w:val="30"/>
          <w:szCs w:val="30"/>
        </w:rPr>
      </w:pPr>
      <w:r w:rsidRPr="00FA6585">
        <w:rPr>
          <w:rFonts w:ascii="Arial" w:hAnsi="Arial"/>
          <w:b/>
          <w:w w:val="106"/>
          <w:sz w:val="30"/>
          <w:szCs w:val="30"/>
        </w:rPr>
        <w:t>IPC</w:t>
      </w:r>
      <w:r w:rsidRPr="00701BE3">
        <w:rPr>
          <w:rFonts w:ascii="Arial" w:hAnsi="Arial"/>
          <w:b/>
          <w:w w:val="106"/>
          <w:sz w:val="30"/>
          <w:szCs w:val="30"/>
        </w:rPr>
        <w:t>A</w:t>
      </w:r>
      <w:r w:rsidR="00605D67" w:rsidRPr="00605D67">
        <w:rPr>
          <w:rFonts w:ascii="Arial" w:hAnsi="Arial"/>
          <w:b/>
          <w:w w:val="106"/>
          <w:sz w:val="30"/>
          <w:szCs w:val="30"/>
        </w:rPr>
        <w:t xml:space="preserve"> </w:t>
      </w:r>
      <w:r w:rsidR="00605D67" w:rsidRPr="008D089B">
        <w:rPr>
          <w:rFonts w:ascii="Arial" w:hAnsi="Arial"/>
          <w:w w:val="106"/>
          <w:sz w:val="30"/>
          <w:szCs w:val="30"/>
          <w:rPrChange w:id="1221" w:author="André" w:date="2015-03-09T13:08:00Z">
            <w:rPr>
              <w:rFonts w:ascii="Arial" w:hAnsi="Arial"/>
              <w:b/>
              <w:w w:val="106"/>
              <w:sz w:val="30"/>
              <w:szCs w:val="30"/>
            </w:rPr>
          </w:rPrChange>
        </w:rPr>
        <w:t>(Índice de Preço ao Consumidor Amplo</w:t>
      </w:r>
      <w:r w:rsidRPr="008D089B">
        <w:rPr>
          <w:rFonts w:ascii="Arial" w:hAnsi="Arial"/>
          <w:w w:val="106"/>
          <w:sz w:val="30"/>
          <w:szCs w:val="30"/>
        </w:rPr>
        <w:t>)</w:t>
      </w:r>
      <w:r w:rsidR="00986328">
        <w:rPr>
          <w:rFonts w:ascii="Arial" w:hAnsi="Arial"/>
          <w:w w:val="106"/>
          <w:sz w:val="30"/>
          <w:szCs w:val="30"/>
        </w:rPr>
        <w:t xml:space="preserve"> – </w:t>
      </w:r>
      <w:r w:rsidRPr="00FA6585">
        <w:rPr>
          <w:rFonts w:ascii="Arial" w:hAnsi="Arial"/>
          <w:w w:val="106"/>
          <w:sz w:val="30"/>
          <w:szCs w:val="30"/>
        </w:rPr>
        <w:t xml:space="preserve">Nos contratos para aquisição de imóveis, podem ser adotados diversos índices, entre eles, o IPCA (que pode ser pactuado na fase de construção ou mesmo após a entrega das chaves). </w:t>
      </w:r>
    </w:p>
    <w:p w14:paraId="7B0E00D1" w14:textId="77777777" w:rsidR="007F3C6E" w:rsidRDefault="00002CBD">
      <w:pPr>
        <w:ind w:left="708"/>
        <w:jc w:val="both"/>
        <w:rPr>
          <w:rFonts w:ascii="Arial" w:hAnsi="Arial"/>
          <w:w w:val="106"/>
          <w:sz w:val="30"/>
          <w:szCs w:val="30"/>
        </w:rPr>
      </w:pPr>
      <w:r w:rsidRPr="00701BE3">
        <w:rPr>
          <w:rFonts w:ascii="Arial" w:hAnsi="Arial"/>
          <w:b/>
          <w:w w:val="106"/>
          <w:sz w:val="30"/>
          <w:szCs w:val="30"/>
        </w:rPr>
        <w:t>IPTU</w:t>
      </w:r>
      <w:r w:rsidRPr="008D089B">
        <w:rPr>
          <w:rFonts w:ascii="Arial" w:hAnsi="Arial"/>
          <w:w w:val="106"/>
          <w:sz w:val="30"/>
          <w:szCs w:val="30"/>
          <w:rPrChange w:id="1222" w:author="André" w:date="2015-03-09T13:09:00Z">
            <w:rPr>
              <w:rFonts w:ascii="Arial" w:hAnsi="Arial"/>
              <w:b/>
              <w:w w:val="106"/>
              <w:sz w:val="30"/>
              <w:szCs w:val="30"/>
            </w:rPr>
          </w:rPrChange>
        </w:rPr>
        <w:t xml:space="preserve"> </w:t>
      </w:r>
      <w:r w:rsidR="00605D67" w:rsidRPr="008D089B">
        <w:rPr>
          <w:rFonts w:ascii="Arial" w:hAnsi="Arial"/>
          <w:w w:val="106"/>
          <w:sz w:val="30"/>
          <w:szCs w:val="30"/>
          <w:rPrChange w:id="1223" w:author="André" w:date="2015-03-09T13:09:00Z">
            <w:rPr>
              <w:rFonts w:ascii="Arial" w:hAnsi="Arial"/>
              <w:b/>
              <w:w w:val="106"/>
              <w:sz w:val="30"/>
              <w:szCs w:val="30"/>
            </w:rPr>
          </w:rPrChange>
        </w:rPr>
        <w:t>(Imposto Predial Territorial Urbano)</w:t>
      </w:r>
      <w:r w:rsidR="00986328">
        <w:rPr>
          <w:rFonts w:ascii="Arial" w:hAnsi="Arial"/>
          <w:w w:val="106"/>
          <w:sz w:val="30"/>
          <w:szCs w:val="30"/>
        </w:rPr>
        <w:t xml:space="preserve"> – </w:t>
      </w:r>
      <w:r w:rsidRPr="00FA6585">
        <w:rPr>
          <w:rFonts w:ascii="Arial" w:hAnsi="Arial"/>
          <w:w w:val="106"/>
          <w:sz w:val="30"/>
          <w:szCs w:val="30"/>
        </w:rPr>
        <w:t>Imposto municipal, cuja base de cálculo é o valor venal do imóvel (valor de venda do bem</w:t>
      </w:r>
      <w:r w:rsidR="00701BE3">
        <w:rPr>
          <w:rFonts w:ascii="Arial" w:hAnsi="Arial"/>
          <w:w w:val="106"/>
          <w:sz w:val="30"/>
          <w:szCs w:val="30"/>
        </w:rPr>
        <w:t>)</w:t>
      </w:r>
      <w:r w:rsidRPr="00FA6585">
        <w:rPr>
          <w:rFonts w:ascii="Arial" w:hAnsi="Arial"/>
          <w:w w:val="106"/>
          <w:sz w:val="30"/>
          <w:szCs w:val="30"/>
        </w:rPr>
        <w:t>. Leva em consideração a metragem, localização, destinação e o tipo do imóvel</w:t>
      </w:r>
      <w:ins w:id="1224" w:author="André" w:date="2015-03-09T12:31:00Z">
        <w:r w:rsidR="008705B1">
          <w:rPr>
            <w:rFonts w:ascii="Arial" w:hAnsi="Arial"/>
            <w:w w:val="106"/>
            <w:sz w:val="30"/>
            <w:szCs w:val="30"/>
          </w:rPr>
          <w:t xml:space="preserve"> apurado pela Municipalidade</w:t>
        </w:r>
      </w:ins>
      <w:r w:rsidRPr="00FA6585">
        <w:rPr>
          <w:rFonts w:ascii="Arial" w:hAnsi="Arial"/>
          <w:w w:val="106"/>
          <w:sz w:val="30"/>
          <w:szCs w:val="30"/>
        </w:rPr>
        <w:t xml:space="preserve">. Em casos de aluguel, o proprietário é quem tem o dever de pagar o IPTU. No entanto, pode ser convencionado, no contrato de locação, que o imposto será pago pelo inquilino ou, ainda, que ele vá reembolsar o proprietário. </w:t>
      </w:r>
    </w:p>
    <w:p w14:paraId="63424D68" w14:textId="77777777" w:rsidR="007F3C6E" w:rsidRDefault="00002CBD">
      <w:pPr>
        <w:ind w:left="708"/>
        <w:jc w:val="both"/>
        <w:rPr>
          <w:rFonts w:ascii="Arial" w:hAnsi="Arial"/>
          <w:w w:val="106"/>
          <w:sz w:val="30"/>
          <w:szCs w:val="30"/>
        </w:rPr>
      </w:pPr>
      <w:r w:rsidRPr="00FA6585">
        <w:rPr>
          <w:rFonts w:ascii="Arial" w:hAnsi="Arial"/>
          <w:b/>
          <w:w w:val="106"/>
          <w:sz w:val="30"/>
          <w:szCs w:val="30"/>
        </w:rPr>
        <w:t>lTBI</w:t>
      </w:r>
      <w:r w:rsidR="00701BE3">
        <w:rPr>
          <w:rFonts w:ascii="Arial" w:hAnsi="Arial"/>
          <w:b/>
          <w:w w:val="106"/>
          <w:sz w:val="30"/>
          <w:szCs w:val="30"/>
        </w:rPr>
        <w:t xml:space="preserve"> </w:t>
      </w:r>
      <w:r w:rsidR="00701BE3" w:rsidRPr="008D089B">
        <w:rPr>
          <w:rFonts w:ascii="Arial" w:hAnsi="Arial"/>
          <w:w w:val="106"/>
          <w:sz w:val="30"/>
          <w:szCs w:val="30"/>
          <w:rPrChange w:id="1225" w:author="André" w:date="2015-03-09T13:09:00Z">
            <w:rPr>
              <w:rFonts w:ascii="Arial" w:hAnsi="Arial"/>
              <w:b/>
              <w:w w:val="106"/>
              <w:sz w:val="30"/>
              <w:szCs w:val="30"/>
            </w:rPr>
          </w:rPrChange>
        </w:rPr>
        <w:t>(</w:t>
      </w:r>
      <w:r w:rsidR="00605D67" w:rsidRPr="008D089B">
        <w:rPr>
          <w:rFonts w:ascii="Arial" w:hAnsi="Arial"/>
          <w:w w:val="106"/>
          <w:sz w:val="30"/>
          <w:szCs w:val="30"/>
          <w:rPrChange w:id="1226" w:author="André" w:date="2015-03-09T13:09:00Z">
            <w:rPr>
              <w:rFonts w:ascii="Arial" w:hAnsi="Arial"/>
              <w:b/>
              <w:w w:val="106"/>
              <w:sz w:val="30"/>
              <w:szCs w:val="30"/>
            </w:rPr>
          </w:rPrChange>
        </w:rPr>
        <w:t>Imposto municipal de Transmissão de Bens Imóveis)</w:t>
      </w:r>
      <w:r w:rsidR="00986328">
        <w:rPr>
          <w:rFonts w:ascii="Arial" w:hAnsi="Arial"/>
          <w:b/>
          <w:w w:val="106"/>
          <w:sz w:val="30"/>
          <w:szCs w:val="30"/>
        </w:rPr>
        <w:t xml:space="preserve"> </w:t>
      </w:r>
      <w:r w:rsidR="00605D67" w:rsidRPr="00605D67">
        <w:rPr>
          <w:rFonts w:ascii="Arial" w:hAnsi="Arial"/>
          <w:w w:val="106"/>
          <w:sz w:val="30"/>
          <w:szCs w:val="30"/>
        </w:rPr>
        <w:t>–</w:t>
      </w:r>
      <w:r w:rsidR="00701BE3">
        <w:rPr>
          <w:rFonts w:ascii="Arial" w:hAnsi="Arial"/>
          <w:b/>
          <w:w w:val="106"/>
          <w:sz w:val="30"/>
          <w:szCs w:val="30"/>
        </w:rPr>
        <w:t xml:space="preserve"> </w:t>
      </w:r>
      <w:r w:rsidR="00701BE3">
        <w:rPr>
          <w:rFonts w:ascii="Arial" w:hAnsi="Arial"/>
          <w:w w:val="106"/>
          <w:sz w:val="30"/>
          <w:szCs w:val="30"/>
        </w:rPr>
        <w:t>I</w:t>
      </w:r>
      <w:r w:rsidRPr="00FA6585">
        <w:rPr>
          <w:rFonts w:ascii="Arial" w:hAnsi="Arial"/>
          <w:w w:val="106"/>
          <w:sz w:val="30"/>
          <w:szCs w:val="30"/>
        </w:rPr>
        <w:t xml:space="preserve">nter vivos e pagos previamente, </w:t>
      </w:r>
      <w:r w:rsidR="00701BE3">
        <w:rPr>
          <w:rFonts w:ascii="Arial" w:hAnsi="Arial"/>
          <w:w w:val="106"/>
          <w:sz w:val="30"/>
          <w:szCs w:val="30"/>
        </w:rPr>
        <w:t xml:space="preserve">incide na </w:t>
      </w:r>
      <w:r w:rsidRPr="00FA6585">
        <w:rPr>
          <w:rFonts w:ascii="Arial" w:hAnsi="Arial"/>
          <w:w w:val="106"/>
          <w:sz w:val="30"/>
          <w:szCs w:val="30"/>
        </w:rPr>
        <w:t xml:space="preserve">transação imobiliária de compra e venda do imóvel. A base de cálculo para a cobrança é </w:t>
      </w:r>
      <w:ins w:id="1227" w:author="André" w:date="2015-03-09T12:34:00Z">
        <w:r w:rsidR="008705B1" w:rsidRPr="00FA6585">
          <w:rPr>
            <w:rFonts w:ascii="Arial" w:hAnsi="Arial"/>
            <w:w w:val="106"/>
            <w:sz w:val="30"/>
            <w:szCs w:val="30"/>
          </w:rPr>
          <w:t xml:space="preserve">o </w:t>
        </w:r>
        <w:r w:rsidR="008705B1">
          <w:rPr>
            <w:rFonts w:ascii="Arial" w:hAnsi="Arial"/>
            <w:w w:val="106"/>
            <w:sz w:val="30"/>
            <w:szCs w:val="30"/>
          </w:rPr>
          <w:t xml:space="preserve">maior dos valores entre o valor de escrituração da venda do imóvel e </w:t>
        </w:r>
      </w:ins>
      <w:r w:rsidRPr="00FA6585">
        <w:rPr>
          <w:rFonts w:ascii="Arial" w:hAnsi="Arial"/>
          <w:w w:val="106"/>
          <w:sz w:val="30"/>
          <w:szCs w:val="30"/>
        </w:rPr>
        <w:t>o valor venal do imóvel (valor de venda do bem, determinado pela Prefeitura, que leva em consideração o preço médio de mercado em função da metragem, localização, idade, destinação e tipo do imóvel).</w:t>
      </w:r>
    </w:p>
    <w:p w14:paraId="01A075D0" w14:textId="77777777" w:rsidR="007F3C6E" w:rsidRDefault="00002CBD">
      <w:pPr>
        <w:ind w:left="708"/>
        <w:jc w:val="both"/>
        <w:rPr>
          <w:rFonts w:ascii="Arial" w:hAnsi="Arial"/>
          <w:w w:val="106"/>
          <w:sz w:val="30"/>
          <w:szCs w:val="30"/>
        </w:rPr>
      </w:pPr>
      <w:r w:rsidRPr="00FA6585">
        <w:rPr>
          <w:rFonts w:ascii="Arial" w:hAnsi="Arial"/>
          <w:b/>
          <w:w w:val="106"/>
          <w:sz w:val="30"/>
          <w:szCs w:val="30"/>
        </w:rPr>
        <w:t>Juro</w:t>
      </w:r>
      <w:r w:rsidR="00986328">
        <w:rPr>
          <w:rFonts w:ascii="Arial" w:hAnsi="Arial"/>
          <w:w w:val="106"/>
          <w:sz w:val="30"/>
          <w:szCs w:val="30"/>
        </w:rPr>
        <w:t xml:space="preserve"> – </w:t>
      </w:r>
      <w:r w:rsidRPr="00FA6585">
        <w:rPr>
          <w:rFonts w:ascii="Arial" w:hAnsi="Arial"/>
          <w:w w:val="106"/>
          <w:sz w:val="30"/>
          <w:szCs w:val="30"/>
        </w:rPr>
        <w:t xml:space="preserve">Taxa percentual que incide sobre um valor ou quantia em dinheiro. É o rendimento (ganho, lucro ou renda proporcionada) do capital empregado (depositado) em bancos e estabelecimentos conexos. </w:t>
      </w:r>
    </w:p>
    <w:p w14:paraId="03D456AD" w14:textId="77777777" w:rsidR="007F3C6E" w:rsidRDefault="00002CBD">
      <w:pPr>
        <w:ind w:left="708"/>
        <w:jc w:val="both"/>
        <w:rPr>
          <w:rFonts w:ascii="Arial" w:hAnsi="Arial"/>
          <w:w w:val="106"/>
          <w:sz w:val="30"/>
          <w:szCs w:val="30"/>
        </w:rPr>
      </w:pPr>
      <w:r w:rsidRPr="00FA6585">
        <w:rPr>
          <w:rFonts w:ascii="Arial" w:hAnsi="Arial"/>
          <w:b/>
          <w:w w:val="106"/>
          <w:sz w:val="30"/>
          <w:szCs w:val="30"/>
        </w:rPr>
        <w:t>Juros de mora</w:t>
      </w:r>
      <w:r w:rsidR="00986328">
        <w:rPr>
          <w:rFonts w:ascii="Arial" w:hAnsi="Arial"/>
          <w:w w:val="106"/>
          <w:sz w:val="30"/>
          <w:szCs w:val="30"/>
        </w:rPr>
        <w:t xml:space="preserve"> – </w:t>
      </w:r>
      <w:r w:rsidRPr="00FA6585">
        <w:rPr>
          <w:rFonts w:ascii="Arial" w:hAnsi="Arial"/>
          <w:w w:val="106"/>
          <w:sz w:val="30"/>
          <w:szCs w:val="30"/>
        </w:rPr>
        <w:t xml:space="preserve">São os juros que constituem a indenização pelo retardamento no pagamento da dívida. </w:t>
      </w:r>
    </w:p>
    <w:p w14:paraId="040DE17A" w14:textId="77777777" w:rsidR="007F3C6E" w:rsidRDefault="00002CBD">
      <w:pPr>
        <w:ind w:left="708"/>
        <w:jc w:val="both"/>
        <w:rPr>
          <w:rFonts w:ascii="Arial" w:hAnsi="Arial"/>
          <w:w w:val="106"/>
          <w:sz w:val="30"/>
          <w:szCs w:val="30"/>
        </w:rPr>
      </w:pPr>
      <w:r w:rsidRPr="00FA6585">
        <w:rPr>
          <w:rFonts w:ascii="Arial" w:hAnsi="Arial"/>
          <w:b/>
          <w:w w:val="106"/>
          <w:sz w:val="30"/>
          <w:szCs w:val="30"/>
        </w:rPr>
        <w:t>Laudêmio</w:t>
      </w:r>
      <w:r w:rsidR="00986328">
        <w:rPr>
          <w:rFonts w:ascii="Arial" w:hAnsi="Arial"/>
          <w:w w:val="106"/>
          <w:sz w:val="30"/>
          <w:szCs w:val="30"/>
        </w:rPr>
        <w:t xml:space="preserve"> – </w:t>
      </w:r>
      <w:r w:rsidRPr="00FA6585">
        <w:rPr>
          <w:rFonts w:ascii="Arial" w:hAnsi="Arial"/>
          <w:w w:val="106"/>
          <w:sz w:val="30"/>
          <w:szCs w:val="30"/>
        </w:rPr>
        <w:t xml:space="preserve">Pagamento devido ao senhorio direto, quando da alienação de propriedade imobiliária usufruída em regime de enfiteuse. </w:t>
      </w:r>
    </w:p>
    <w:p w14:paraId="238FADE4"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Letras de Crédito Imobiliário </w:t>
      </w:r>
      <w:r w:rsidRPr="008D089B">
        <w:rPr>
          <w:rFonts w:ascii="Arial" w:hAnsi="Arial"/>
          <w:w w:val="106"/>
          <w:sz w:val="30"/>
          <w:szCs w:val="30"/>
          <w:rPrChange w:id="1228" w:author="André" w:date="2015-03-09T13:09:00Z">
            <w:rPr>
              <w:rFonts w:ascii="Arial" w:hAnsi="Arial"/>
              <w:b/>
              <w:w w:val="106"/>
              <w:sz w:val="30"/>
              <w:szCs w:val="30"/>
            </w:rPr>
          </w:rPrChange>
        </w:rPr>
        <w:t>(LCI)</w:t>
      </w:r>
      <w:r w:rsidR="00986328">
        <w:rPr>
          <w:rFonts w:ascii="Arial" w:hAnsi="Arial"/>
          <w:w w:val="106"/>
          <w:sz w:val="30"/>
          <w:szCs w:val="30"/>
        </w:rPr>
        <w:t xml:space="preserve"> – </w:t>
      </w:r>
      <w:r w:rsidR="00605D67" w:rsidRPr="00605D67">
        <w:rPr>
          <w:rFonts w:ascii="Arial" w:hAnsi="Arial" w:cs="Arial"/>
          <w:color w:val="262626"/>
          <w:sz w:val="30"/>
          <w:szCs w:val="30"/>
        </w:rPr>
        <w:t>São títulos de crédito, nominativos, que têm como lastro financiamentos imobiliários, garantidos por hipoteca ou alienação fiduciária.</w:t>
      </w:r>
    </w:p>
    <w:p w14:paraId="5A0ED09B" w14:textId="77777777" w:rsidR="007F3C6E" w:rsidRDefault="00002CBD">
      <w:pPr>
        <w:ind w:left="708"/>
        <w:jc w:val="both"/>
        <w:rPr>
          <w:rFonts w:ascii="Arial" w:hAnsi="Arial" w:cs="Arial"/>
          <w:color w:val="262626"/>
          <w:sz w:val="30"/>
          <w:szCs w:val="30"/>
        </w:rPr>
      </w:pPr>
      <w:r w:rsidRPr="00FA6585">
        <w:rPr>
          <w:rFonts w:ascii="Arial" w:hAnsi="Arial"/>
          <w:b/>
          <w:w w:val="106"/>
          <w:sz w:val="30"/>
          <w:szCs w:val="30"/>
        </w:rPr>
        <w:t xml:space="preserve">Letras Hipotecárias </w:t>
      </w:r>
      <w:r w:rsidRPr="008D089B">
        <w:rPr>
          <w:rFonts w:ascii="Arial" w:hAnsi="Arial"/>
          <w:w w:val="106"/>
          <w:sz w:val="30"/>
          <w:szCs w:val="30"/>
          <w:rPrChange w:id="1229" w:author="André" w:date="2015-03-09T13:09:00Z">
            <w:rPr>
              <w:rFonts w:ascii="Arial" w:hAnsi="Arial"/>
              <w:b/>
              <w:w w:val="106"/>
              <w:sz w:val="30"/>
              <w:szCs w:val="30"/>
            </w:rPr>
          </w:rPrChange>
        </w:rPr>
        <w:t>(LH)</w:t>
      </w:r>
      <w:r w:rsidR="00986328">
        <w:rPr>
          <w:rFonts w:ascii="Arial" w:hAnsi="Arial"/>
          <w:w w:val="106"/>
          <w:sz w:val="30"/>
          <w:szCs w:val="30"/>
        </w:rPr>
        <w:t xml:space="preserve"> – </w:t>
      </w:r>
      <w:r w:rsidR="00605D67" w:rsidRPr="00605D67">
        <w:rPr>
          <w:rFonts w:ascii="Arial" w:hAnsi="Arial" w:cs="Arial"/>
          <w:color w:val="262626"/>
          <w:sz w:val="30"/>
          <w:szCs w:val="30"/>
        </w:rPr>
        <w:t xml:space="preserve">São títulos de crédito, nominativos, que têm como lastro financiamentos imobiliários garantidos por hipotecas, conferindo aos seus titulares direito de crédito nominal, atualização monetária e juros neles estipulados. </w:t>
      </w:r>
    </w:p>
    <w:p w14:paraId="0565AB58" w14:textId="77777777" w:rsidR="007F3C6E" w:rsidRDefault="00002CBD">
      <w:pPr>
        <w:widowControl w:val="0"/>
        <w:autoSpaceDE w:val="0"/>
        <w:autoSpaceDN w:val="0"/>
        <w:adjustRightInd w:val="0"/>
        <w:spacing w:after="300" w:line="240" w:lineRule="auto"/>
        <w:ind w:left="708"/>
        <w:jc w:val="both"/>
        <w:rPr>
          <w:rFonts w:ascii="Arial" w:hAnsi="Arial" w:cs="Arial"/>
          <w:sz w:val="30"/>
          <w:szCs w:val="30"/>
        </w:rPr>
      </w:pPr>
      <w:r w:rsidRPr="00841C77">
        <w:rPr>
          <w:rFonts w:ascii="Arial" w:hAnsi="Arial" w:cs="Arial"/>
          <w:b/>
          <w:color w:val="262626"/>
          <w:sz w:val="30"/>
          <w:szCs w:val="30"/>
        </w:rPr>
        <w:t>Letra Imobiliária Garantida</w:t>
      </w:r>
      <w:r w:rsidR="00986328">
        <w:rPr>
          <w:rFonts w:ascii="Arial" w:hAnsi="Arial" w:cs="Arial"/>
          <w:b/>
          <w:color w:val="262626"/>
          <w:sz w:val="30"/>
          <w:szCs w:val="30"/>
        </w:rPr>
        <w:t xml:space="preserve"> – </w:t>
      </w:r>
      <w:r w:rsidR="00605D67" w:rsidRPr="00605D67">
        <w:rPr>
          <w:rFonts w:ascii="Arial" w:hAnsi="Arial" w:cs="Arial"/>
          <w:sz w:val="30"/>
          <w:szCs w:val="30"/>
        </w:rPr>
        <w:t xml:space="preserve">Título de captação de recursos lastreados em financiamentos </w:t>
      </w:r>
      <w:r w:rsidR="00A41016">
        <w:rPr>
          <w:rFonts w:ascii="Arial" w:hAnsi="Arial" w:cs="Arial"/>
          <w:sz w:val="30"/>
          <w:szCs w:val="30"/>
        </w:rPr>
        <w:t>i</w:t>
      </w:r>
      <w:r w:rsidR="00605D67" w:rsidRPr="00605D67">
        <w:rPr>
          <w:rFonts w:ascii="Arial" w:hAnsi="Arial" w:cs="Arial"/>
          <w:sz w:val="30"/>
          <w:szCs w:val="30"/>
        </w:rPr>
        <w:t xml:space="preserve">mobiliários muito semelhante aos papéis internacionais conhecidos como </w:t>
      </w:r>
      <w:r w:rsidR="00A41016">
        <w:rPr>
          <w:rFonts w:ascii="Arial" w:hAnsi="Arial" w:cs="Arial"/>
          <w:sz w:val="30"/>
          <w:szCs w:val="30"/>
        </w:rPr>
        <w:t>“</w:t>
      </w:r>
      <w:r w:rsidR="00605D67" w:rsidRPr="00605D67">
        <w:rPr>
          <w:rFonts w:ascii="Arial" w:hAnsi="Arial" w:cs="Arial"/>
          <w:sz w:val="30"/>
          <w:szCs w:val="30"/>
        </w:rPr>
        <w:t>covered bonds</w:t>
      </w:r>
      <w:r w:rsidR="00A41016">
        <w:rPr>
          <w:rFonts w:ascii="Arial" w:hAnsi="Arial" w:cs="Arial"/>
          <w:sz w:val="30"/>
          <w:szCs w:val="30"/>
        </w:rPr>
        <w:t>”</w:t>
      </w:r>
      <w:r w:rsidR="00605D67" w:rsidRPr="00605D67">
        <w:rPr>
          <w:rFonts w:ascii="Arial" w:hAnsi="Arial" w:cs="Arial"/>
          <w:sz w:val="30"/>
          <w:szCs w:val="30"/>
        </w:rPr>
        <w:t>. A letra imobiliária garantida contempla garantia dupla aos detentores, pois fica separada dos ativos e a instituição financeira continuará responsável pelos papéis.</w:t>
      </w:r>
    </w:p>
    <w:p w14:paraId="286B0B10" w14:textId="77777777" w:rsidR="007F3C6E" w:rsidRDefault="00002CBD">
      <w:pPr>
        <w:ind w:left="708"/>
        <w:jc w:val="both"/>
        <w:rPr>
          <w:rFonts w:ascii="Arial" w:hAnsi="Arial"/>
          <w:w w:val="106"/>
          <w:sz w:val="30"/>
          <w:szCs w:val="30"/>
        </w:rPr>
      </w:pPr>
      <w:r w:rsidRPr="00FA6585">
        <w:rPr>
          <w:rFonts w:ascii="Arial" w:hAnsi="Arial"/>
          <w:b/>
          <w:w w:val="106"/>
          <w:sz w:val="30"/>
          <w:szCs w:val="30"/>
        </w:rPr>
        <w:t>Licença de construção ou Licença de obra</w:t>
      </w:r>
      <w:r w:rsidR="00986328">
        <w:rPr>
          <w:rFonts w:ascii="Arial" w:hAnsi="Arial"/>
          <w:w w:val="106"/>
          <w:sz w:val="30"/>
          <w:szCs w:val="30"/>
        </w:rPr>
        <w:t xml:space="preserve"> – </w:t>
      </w:r>
      <w:r w:rsidRPr="00FA6585">
        <w:rPr>
          <w:rFonts w:ascii="Arial" w:hAnsi="Arial"/>
          <w:w w:val="106"/>
          <w:sz w:val="30"/>
          <w:szCs w:val="30"/>
        </w:rPr>
        <w:t xml:space="preserve">Licença atribuída pela Prefeitura Municipal, mediante a qual se autoriza a construção de um prédio urbano. </w:t>
      </w:r>
    </w:p>
    <w:p w14:paraId="2D943237" w14:textId="77777777" w:rsidR="007F3C6E" w:rsidRDefault="00002CBD">
      <w:pPr>
        <w:ind w:left="708"/>
        <w:jc w:val="both"/>
        <w:rPr>
          <w:rFonts w:ascii="Arial" w:hAnsi="Arial"/>
          <w:w w:val="106"/>
          <w:sz w:val="30"/>
          <w:szCs w:val="30"/>
        </w:rPr>
      </w:pPr>
      <w:r w:rsidRPr="00FA6585">
        <w:rPr>
          <w:rFonts w:ascii="Arial" w:hAnsi="Arial"/>
          <w:b/>
          <w:w w:val="106"/>
          <w:sz w:val="30"/>
          <w:szCs w:val="30"/>
        </w:rPr>
        <w:t>Licitação</w:t>
      </w:r>
      <w:r w:rsidR="00986328">
        <w:rPr>
          <w:rFonts w:ascii="Arial" w:hAnsi="Arial"/>
          <w:b/>
          <w:w w:val="106"/>
          <w:sz w:val="30"/>
          <w:szCs w:val="30"/>
        </w:rPr>
        <w:t xml:space="preserve"> – </w:t>
      </w:r>
      <w:r w:rsidRPr="00FA6585">
        <w:rPr>
          <w:rFonts w:ascii="Arial" w:hAnsi="Arial"/>
          <w:w w:val="106"/>
          <w:sz w:val="30"/>
          <w:szCs w:val="30"/>
        </w:rPr>
        <w:t xml:space="preserve">No direito administrativo, é um processo administrativo unilateral destinado a selecionar um contratante com a Administração Pública, para a aquisição ou alienação de bens, prestação de serviços e execução de obras, mediante escolha da melhor proposta apresentada. No direito civil, é a proposta ou oferta de preço que precede a arrematação no leilão. </w:t>
      </w:r>
    </w:p>
    <w:p w14:paraId="295733CF" w14:textId="77777777" w:rsidR="007F3C6E" w:rsidRDefault="00002CBD">
      <w:pPr>
        <w:ind w:left="708"/>
        <w:jc w:val="both"/>
        <w:rPr>
          <w:rFonts w:ascii="Arial" w:hAnsi="Arial"/>
          <w:w w:val="106"/>
          <w:sz w:val="30"/>
          <w:szCs w:val="30"/>
        </w:rPr>
      </w:pPr>
      <w:r w:rsidRPr="00FA6585">
        <w:rPr>
          <w:rFonts w:ascii="Arial" w:hAnsi="Arial"/>
          <w:b/>
          <w:w w:val="106"/>
          <w:sz w:val="30"/>
          <w:szCs w:val="30"/>
        </w:rPr>
        <w:t>Locador</w:t>
      </w:r>
      <w:r w:rsidR="00986328">
        <w:rPr>
          <w:rFonts w:ascii="Arial" w:hAnsi="Arial"/>
          <w:b/>
          <w:w w:val="106"/>
          <w:sz w:val="30"/>
          <w:szCs w:val="30"/>
        </w:rPr>
        <w:t xml:space="preserve"> – </w:t>
      </w:r>
      <w:r w:rsidRPr="00FA6585">
        <w:rPr>
          <w:rFonts w:ascii="Arial" w:hAnsi="Arial"/>
          <w:w w:val="106"/>
          <w:sz w:val="30"/>
          <w:szCs w:val="30"/>
        </w:rPr>
        <w:t>É quem cede o uso e gozo de bem móvel ou imóvel ao locatário, mediante pagamento de aluguel. Também conhecido como senhorio.</w:t>
      </w:r>
    </w:p>
    <w:p w14:paraId="116B5F26" w14:textId="77777777" w:rsidR="007F3C6E" w:rsidRDefault="00002CBD">
      <w:pPr>
        <w:ind w:left="708"/>
        <w:jc w:val="both"/>
        <w:rPr>
          <w:rFonts w:ascii="Arial" w:hAnsi="Arial"/>
          <w:w w:val="106"/>
          <w:sz w:val="30"/>
          <w:szCs w:val="30"/>
        </w:rPr>
      </w:pPr>
      <w:r w:rsidRPr="00FA6585">
        <w:rPr>
          <w:rFonts w:ascii="Arial" w:hAnsi="Arial"/>
          <w:b/>
          <w:w w:val="106"/>
          <w:sz w:val="30"/>
          <w:szCs w:val="30"/>
        </w:rPr>
        <w:t>Locatário</w:t>
      </w:r>
      <w:r w:rsidR="00986328">
        <w:rPr>
          <w:rFonts w:ascii="Arial" w:hAnsi="Arial"/>
          <w:w w:val="106"/>
          <w:sz w:val="30"/>
          <w:szCs w:val="30"/>
        </w:rPr>
        <w:t xml:space="preserve"> – </w:t>
      </w:r>
      <w:r w:rsidRPr="00FA6585">
        <w:rPr>
          <w:rFonts w:ascii="Arial" w:hAnsi="Arial"/>
          <w:w w:val="106"/>
          <w:sz w:val="30"/>
          <w:szCs w:val="30"/>
        </w:rPr>
        <w:t>É quem paga o aluguel. Aquele que recebe a posse da coisa móvel ou imóvel para utilizar e, ao término do prazo de locação, restitui ao proprietário. Também conhecido como inquilino.</w:t>
      </w:r>
    </w:p>
    <w:p w14:paraId="5F2DEB33" w14:textId="77777777" w:rsidR="00043944" w:rsidRDefault="008705B1">
      <w:pPr>
        <w:ind w:left="708"/>
        <w:jc w:val="both"/>
        <w:rPr>
          <w:ins w:id="1230" w:author="André" w:date="2015-03-09T12:35:00Z"/>
          <w:rFonts w:ascii="Arial" w:hAnsi="Arial"/>
          <w:w w:val="106"/>
          <w:sz w:val="30"/>
          <w:szCs w:val="30"/>
        </w:rPr>
      </w:pPr>
      <w:ins w:id="1231" w:author="André" w:date="2015-03-09T12:35:00Z">
        <w:r w:rsidRPr="008705B1">
          <w:rPr>
            <w:rFonts w:ascii="Arial" w:hAnsi="Arial"/>
            <w:b/>
            <w:w w:val="106"/>
            <w:sz w:val="30"/>
            <w:szCs w:val="30"/>
          </w:rPr>
          <w:t xml:space="preserve">Matrícula do Imóvel </w:t>
        </w:r>
        <w:r>
          <w:rPr>
            <w:rFonts w:ascii="Arial" w:hAnsi="Arial"/>
            <w:b/>
            <w:w w:val="106"/>
            <w:sz w:val="30"/>
            <w:szCs w:val="30"/>
          </w:rPr>
          <w:t xml:space="preserve">– </w:t>
        </w:r>
        <w:r w:rsidRPr="00043944">
          <w:rPr>
            <w:rFonts w:ascii="Arial" w:hAnsi="Arial"/>
            <w:w w:val="106"/>
            <w:sz w:val="30"/>
            <w:szCs w:val="30"/>
            <w:rPrChange w:id="1232" w:author="André" w:date="2015-03-09T12:35:00Z">
              <w:rPr>
                <w:rFonts w:ascii="Arial" w:hAnsi="Arial"/>
                <w:b/>
                <w:w w:val="106"/>
                <w:sz w:val="30"/>
                <w:szCs w:val="30"/>
              </w:rPr>
            </w:rPrChange>
          </w:rPr>
          <w:t>É um documento onde estão as informações sobre o imóvel, contendo todos os dados referentes à propriedade imobiliária.</w:t>
        </w:r>
      </w:ins>
    </w:p>
    <w:p w14:paraId="7FA4FEC8" w14:textId="77777777" w:rsidR="007F3C6E" w:rsidRDefault="00002CBD">
      <w:pPr>
        <w:ind w:left="708"/>
        <w:jc w:val="both"/>
        <w:rPr>
          <w:rFonts w:ascii="Arial" w:hAnsi="Arial"/>
          <w:w w:val="106"/>
          <w:sz w:val="30"/>
          <w:szCs w:val="30"/>
        </w:rPr>
      </w:pPr>
      <w:r w:rsidRPr="00FA6585">
        <w:rPr>
          <w:rFonts w:ascii="Arial" w:hAnsi="Arial"/>
          <w:b/>
          <w:w w:val="106"/>
          <w:sz w:val="30"/>
          <w:szCs w:val="30"/>
        </w:rPr>
        <w:t>Memorial de incorporação</w:t>
      </w:r>
      <w:r w:rsidR="00986328">
        <w:rPr>
          <w:rFonts w:ascii="Arial" w:hAnsi="Arial"/>
          <w:w w:val="106"/>
          <w:sz w:val="30"/>
          <w:szCs w:val="30"/>
        </w:rPr>
        <w:t xml:space="preserve"> – </w:t>
      </w:r>
      <w:r w:rsidRPr="00FA6585">
        <w:rPr>
          <w:rFonts w:ascii="Arial" w:hAnsi="Arial"/>
          <w:w w:val="106"/>
          <w:sz w:val="30"/>
          <w:szCs w:val="30"/>
        </w:rPr>
        <w:t>É o documento descritivo da obra projetada</w:t>
      </w:r>
      <w:del w:id="1233" w:author="André" w:date="2015-03-09T12:59:00Z">
        <w:r w:rsidRPr="00FA6585" w:rsidDel="008D089B">
          <w:rPr>
            <w:rFonts w:ascii="Arial" w:hAnsi="Arial"/>
            <w:w w:val="106"/>
            <w:sz w:val="30"/>
            <w:szCs w:val="30"/>
          </w:rPr>
          <w:delText>, especificando os acabamentos da edificação, segundo modelo confeccionado pela ABNT</w:delText>
        </w:r>
      </w:del>
      <w:r w:rsidR="00A41016">
        <w:rPr>
          <w:rFonts w:ascii="Arial" w:hAnsi="Arial"/>
          <w:w w:val="106"/>
          <w:sz w:val="30"/>
          <w:szCs w:val="30"/>
        </w:rPr>
        <w:t>.</w:t>
      </w:r>
      <w:r w:rsidRPr="00FA6585">
        <w:rPr>
          <w:rFonts w:ascii="Arial" w:hAnsi="Arial"/>
          <w:w w:val="106"/>
          <w:sz w:val="30"/>
          <w:szCs w:val="30"/>
        </w:rPr>
        <w:t xml:space="preserve"> Antes de negociar as unidades autônomas, o incorporador </w:t>
      </w:r>
      <w:r w:rsidR="00A41016">
        <w:rPr>
          <w:rFonts w:ascii="Arial" w:hAnsi="Arial"/>
          <w:w w:val="106"/>
          <w:sz w:val="30"/>
          <w:szCs w:val="30"/>
        </w:rPr>
        <w:t>deve</w:t>
      </w:r>
      <w:r w:rsidR="00A41016" w:rsidRPr="00FA6585">
        <w:rPr>
          <w:rFonts w:ascii="Arial" w:hAnsi="Arial"/>
          <w:w w:val="106"/>
          <w:sz w:val="30"/>
          <w:szCs w:val="30"/>
        </w:rPr>
        <w:t xml:space="preserve"> </w:t>
      </w:r>
      <w:r w:rsidRPr="00FA6585">
        <w:rPr>
          <w:rFonts w:ascii="Arial" w:hAnsi="Arial"/>
          <w:w w:val="106"/>
          <w:sz w:val="30"/>
          <w:szCs w:val="30"/>
        </w:rPr>
        <w:t>arquivar o Memorial no cartório competente de Registro de Imóveis.</w:t>
      </w:r>
    </w:p>
    <w:p w14:paraId="77CF3723" w14:textId="77777777" w:rsidR="007F3C6E" w:rsidRDefault="00002CBD">
      <w:pPr>
        <w:ind w:left="708"/>
        <w:jc w:val="both"/>
        <w:rPr>
          <w:rFonts w:ascii="Arial" w:hAnsi="Arial"/>
          <w:w w:val="106"/>
          <w:sz w:val="30"/>
          <w:szCs w:val="30"/>
        </w:rPr>
      </w:pPr>
      <w:r w:rsidRPr="00FA6585">
        <w:rPr>
          <w:rFonts w:ascii="Arial" w:hAnsi="Arial"/>
          <w:b/>
          <w:w w:val="106"/>
          <w:sz w:val="30"/>
          <w:szCs w:val="30"/>
        </w:rPr>
        <w:t>Mezanino</w:t>
      </w:r>
      <w:r w:rsidR="00986328">
        <w:rPr>
          <w:rFonts w:ascii="Arial" w:hAnsi="Arial"/>
          <w:w w:val="106"/>
          <w:sz w:val="30"/>
          <w:szCs w:val="30"/>
        </w:rPr>
        <w:t xml:space="preserve"> – </w:t>
      </w:r>
      <w:r w:rsidRPr="00FA6585">
        <w:rPr>
          <w:rFonts w:ascii="Arial" w:hAnsi="Arial"/>
          <w:w w:val="106"/>
          <w:sz w:val="30"/>
          <w:szCs w:val="30"/>
        </w:rPr>
        <w:t>Pavimento intercalado entre dois pisos, com acesso interno entre eles.</w:t>
      </w:r>
    </w:p>
    <w:p w14:paraId="63833CEA" w14:textId="77777777" w:rsidR="007F3C6E" w:rsidRDefault="00002CBD">
      <w:pPr>
        <w:ind w:left="708"/>
        <w:jc w:val="both"/>
        <w:rPr>
          <w:rFonts w:ascii="Arial" w:hAnsi="Arial"/>
          <w:w w:val="106"/>
          <w:sz w:val="30"/>
          <w:szCs w:val="30"/>
        </w:rPr>
      </w:pPr>
      <w:r w:rsidRPr="00FA6585">
        <w:rPr>
          <w:rFonts w:ascii="Arial" w:hAnsi="Arial"/>
          <w:b/>
          <w:w w:val="106"/>
          <w:sz w:val="30"/>
          <w:szCs w:val="30"/>
        </w:rPr>
        <w:t>Mora</w:t>
      </w:r>
      <w:r w:rsidR="00986328">
        <w:rPr>
          <w:rFonts w:ascii="Arial" w:hAnsi="Arial"/>
          <w:b/>
          <w:w w:val="106"/>
          <w:sz w:val="30"/>
          <w:szCs w:val="30"/>
        </w:rPr>
        <w:t xml:space="preserve"> – </w:t>
      </w:r>
      <w:r w:rsidRPr="00FA6585">
        <w:rPr>
          <w:rFonts w:ascii="Arial" w:hAnsi="Arial"/>
          <w:w w:val="106"/>
          <w:sz w:val="30"/>
          <w:szCs w:val="30"/>
        </w:rPr>
        <w:t xml:space="preserve">É o retardamento na execução da obrigação, Considera-se em mora o devedor que não efetuar o pagamento e o credor que não o quiser receber no tempo, lugar e forma convencionados. </w:t>
      </w:r>
    </w:p>
    <w:p w14:paraId="3CC4B8F2" w14:textId="77777777" w:rsidR="007F3C6E" w:rsidRDefault="00002CBD">
      <w:pPr>
        <w:ind w:left="708"/>
        <w:jc w:val="both"/>
        <w:rPr>
          <w:rFonts w:ascii="Arial" w:hAnsi="Arial"/>
          <w:w w:val="106"/>
          <w:sz w:val="30"/>
          <w:szCs w:val="30"/>
        </w:rPr>
      </w:pPr>
      <w:r w:rsidRPr="00FA6585">
        <w:rPr>
          <w:rFonts w:ascii="Arial" w:hAnsi="Arial"/>
          <w:b/>
          <w:w w:val="106"/>
          <w:sz w:val="30"/>
          <w:szCs w:val="30"/>
        </w:rPr>
        <w:t>Mutuário</w:t>
      </w:r>
      <w:r w:rsidR="00986328">
        <w:rPr>
          <w:rFonts w:ascii="Arial" w:hAnsi="Arial"/>
          <w:w w:val="106"/>
          <w:sz w:val="30"/>
          <w:szCs w:val="30"/>
        </w:rPr>
        <w:t xml:space="preserve"> – </w:t>
      </w:r>
      <w:r w:rsidRPr="00FA6585">
        <w:rPr>
          <w:rFonts w:ascii="Arial" w:hAnsi="Arial"/>
          <w:w w:val="106"/>
          <w:sz w:val="30"/>
          <w:szCs w:val="30"/>
        </w:rPr>
        <w:t xml:space="preserve">Aquele que, no contrato de mútuo, recebe um bem por empréstimo. </w:t>
      </w:r>
    </w:p>
    <w:p w14:paraId="61F7F0E2" w14:textId="77777777" w:rsidR="00043944" w:rsidRPr="00043944" w:rsidRDefault="00043944">
      <w:pPr>
        <w:ind w:left="708"/>
        <w:jc w:val="both"/>
        <w:rPr>
          <w:ins w:id="1234" w:author="André" w:date="2015-03-09T12:36:00Z"/>
          <w:rFonts w:ascii="Arial" w:hAnsi="Arial"/>
          <w:w w:val="106"/>
          <w:sz w:val="30"/>
          <w:szCs w:val="30"/>
          <w:rPrChange w:id="1235" w:author="André" w:date="2015-03-09T12:36:00Z">
            <w:rPr>
              <w:ins w:id="1236" w:author="André" w:date="2015-03-09T12:36:00Z"/>
              <w:rFonts w:ascii="Arial" w:hAnsi="Arial"/>
              <w:b/>
              <w:w w:val="106"/>
              <w:sz w:val="30"/>
              <w:szCs w:val="30"/>
            </w:rPr>
          </w:rPrChange>
        </w:rPr>
      </w:pPr>
      <w:ins w:id="1237" w:author="André" w:date="2015-03-09T12:36:00Z">
        <w:r w:rsidRPr="00043944">
          <w:rPr>
            <w:rFonts w:ascii="Arial" w:hAnsi="Arial"/>
            <w:b/>
            <w:w w:val="106"/>
            <w:sz w:val="30"/>
            <w:szCs w:val="30"/>
          </w:rPr>
          <w:t xml:space="preserve">NBR 12.721 – </w:t>
        </w:r>
        <w:r w:rsidRPr="00043944">
          <w:rPr>
            <w:rFonts w:ascii="Arial" w:hAnsi="Arial"/>
            <w:w w:val="106"/>
            <w:sz w:val="30"/>
            <w:szCs w:val="30"/>
            <w:rPrChange w:id="1238" w:author="André" w:date="2015-03-09T12:36:00Z">
              <w:rPr>
                <w:rFonts w:ascii="Arial" w:hAnsi="Arial"/>
                <w:b/>
                <w:w w:val="106"/>
                <w:sz w:val="30"/>
                <w:szCs w:val="30"/>
              </w:rPr>
            </w:rPrChange>
          </w:rPr>
          <w:t>Norma Técnica que estabelece os critérios para avaliação de custos unitários, cálculo do rateio de construção e outras disposições correlatas, conforme as disposições fixadas e as exigências estabelecidas na Lei Federal 4.591/64.</w:t>
        </w:r>
      </w:ins>
    </w:p>
    <w:p w14:paraId="7FE0E730" w14:textId="77777777" w:rsidR="007F3C6E" w:rsidDel="00043944" w:rsidRDefault="00002CBD">
      <w:pPr>
        <w:ind w:left="708"/>
        <w:jc w:val="both"/>
        <w:rPr>
          <w:del w:id="1239" w:author="André" w:date="2015-03-09T12:36:00Z"/>
          <w:rFonts w:ascii="Arial" w:hAnsi="Arial"/>
          <w:w w:val="106"/>
          <w:sz w:val="30"/>
          <w:szCs w:val="30"/>
        </w:rPr>
      </w:pPr>
      <w:del w:id="1240" w:author="André" w:date="2015-03-09T12:36:00Z">
        <w:r w:rsidRPr="00FA6585" w:rsidDel="00043944">
          <w:rPr>
            <w:rFonts w:ascii="Arial" w:hAnsi="Arial"/>
            <w:b/>
            <w:w w:val="106"/>
            <w:sz w:val="30"/>
            <w:szCs w:val="30"/>
          </w:rPr>
          <w:delText>NBR</w:delText>
        </w:r>
        <w:r w:rsidRPr="00FA6585" w:rsidDel="00043944">
          <w:rPr>
            <w:rFonts w:ascii="Arial" w:hAnsi="Arial"/>
            <w:w w:val="106"/>
            <w:sz w:val="30"/>
            <w:szCs w:val="30"/>
          </w:rPr>
          <w:delText xml:space="preserve"> (Norma Brasileira Regulamentada)</w:delText>
        </w:r>
        <w:r w:rsidR="00986328" w:rsidDel="00043944">
          <w:rPr>
            <w:rFonts w:ascii="Arial" w:hAnsi="Arial"/>
            <w:w w:val="106"/>
            <w:sz w:val="30"/>
            <w:szCs w:val="30"/>
          </w:rPr>
          <w:delText xml:space="preserve"> – </w:delText>
        </w:r>
        <w:r w:rsidRPr="00FA6585" w:rsidDel="00043944">
          <w:rPr>
            <w:rFonts w:ascii="Arial" w:hAnsi="Arial"/>
            <w:w w:val="106"/>
            <w:sz w:val="30"/>
            <w:szCs w:val="30"/>
          </w:rPr>
          <w:delText>De competência ela ABNT.</w:delText>
        </w:r>
      </w:del>
    </w:p>
    <w:p w14:paraId="72121B83" w14:textId="77777777" w:rsidR="007F3C6E" w:rsidRDefault="00002CBD">
      <w:pPr>
        <w:ind w:left="708"/>
        <w:jc w:val="both"/>
        <w:rPr>
          <w:rFonts w:ascii="Arial" w:hAnsi="Arial"/>
          <w:w w:val="106"/>
          <w:sz w:val="30"/>
          <w:szCs w:val="30"/>
        </w:rPr>
      </w:pPr>
      <w:r w:rsidRPr="00FA6585">
        <w:rPr>
          <w:rFonts w:ascii="Arial" w:hAnsi="Arial"/>
          <w:b/>
          <w:w w:val="106"/>
          <w:sz w:val="30"/>
          <w:szCs w:val="30"/>
        </w:rPr>
        <w:t>Nota promissória</w:t>
      </w:r>
      <w:r w:rsidR="00986328">
        <w:rPr>
          <w:rFonts w:ascii="Arial" w:hAnsi="Arial"/>
          <w:w w:val="106"/>
          <w:sz w:val="30"/>
          <w:szCs w:val="30"/>
        </w:rPr>
        <w:t xml:space="preserve"> – </w:t>
      </w:r>
      <w:r w:rsidRPr="00FA6585">
        <w:rPr>
          <w:rFonts w:ascii="Arial" w:hAnsi="Arial"/>
          <w:w w:val="106"/>
          <w:sz w:val="30"/>
          <w:szCs w:val="30"/>
        </w:rPr>
        <w:t>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quem deve ser paga; a assinatura, de próprio punho, do emitente.</w:t>
      </w:r>
    </w:p>
    <w:p w14:paraId="3BB67331" w14:textId="77777777" w:rsidR="00043944" w:rsidRDefault="00043944">
      <w:pPr>
        <w:widowControl w:val="0"/>
        <w:autoSpaceDE w:val="0"/>
        <w:autoSpaceDN w:val="0"/>
        <w:adjustRightInd w:val="0"/>
        <w:spacing w:after="320"/>
        <w:ind w:left="708"/>
        <w:jc w:val="both"/>
        <w:rPr>
          <w:ins w:id="1241" w:author="André" w:date="2015-03-09T12:36:00Z"/>
          <w:rFonts w:ascii="Arial" w:hAnsi="Arial"/>
          <w:b/>
          <w:w w:val="106"/>
          <w:sz w:val="30"/>
          <w:szCs w:val="30"/>
        </w:rPr>
      </w:pPr>
      <w:ins w:id="1242" w:author="André" w:date="2015-03-09T12:36:00Z">
        <w:r w:rsidRPr="00043944">
          <w:rPr>
            <w:rFonts w:ascii="Arial" w:hAnsi="Arial"/>
            <w:b/>
            <w:w w:val="106"/>
            <w:sz w:val="30"/>
            <w:szCs w:val="30"/>
          </w:rPr>
          <w:t xml:space="preserve">Ofício de Registro de Imóveis – </w:t>
        </w:r>
        <w:r w:rsidRPr="003F0F6B">
          <w:rPr>
            <w:rFonts w:ascii="Arial" w:hAnsi="Arial"/>
            <w:w w:val="106"/>
            <w:sz w:val="30"/>
            <w:szCs w:val="30"/>
            <w:rPrChange w:id="1243" w:author="André" w:date="2015-03-09T12:37:00Z">
              <w:rPr>
                <w:rFonts w:ascii="Arial" w:hAnsi="Arial"/>
                <w:b/>
                <w:w w:val="106"/>
                <w:sz w:val="30"/>
                <w:szCs w:val="30"/>
              </w:rPr>
            </w:rPrChange>
          </w:rPr>
          <w:t>Cartórios que fazem, nos termos da lei, o registro e a averbação dos títulos ou atos constitutivos, declaratórios, translativos e extintos de direitos reais sobre imóveis reconhecidos em lei para sua completa eficácia e validade.</w:t>
        </w:r>
      </w:ins>
    </w:p>
    <w:p w14:paraId="616DE95A" w14:textId="77777777" w:rsidR="007F3C6E" w:rsidDel="00043944" w:rsidRDefault="00002CBD">
      <w:pPr>
        <w:ind w:left="708"/>
        <w:jc w:val="both"/>
        <w:rPr>
          <w:del w:id="1244" w:author="André" w:date="2015-03-09T12:36:00Z"/>
          <w:rFonts w:ascii="Arial" w:hAnsi="Arial"/>
          <w:w w:val="106"/>
          <w:sz w:val="30"/>
          <w:szCs w:val="30"/>
        </w:rPr>
      </w:pPr>
      <w:del w:id="1245" w:author="André" w:date="2015-03-09T12:36:00Z">
        <w:r w:rsidRPr="00FA6585" w:rsidDel="00043944">
          <w:rPr>
            <w:rFonts w:ascii="Arial" w:hAnsi="Arial"/>
            <w:b/>
            <w:w w:val="106"/>
            <w:sz w:val="30"/>
            <w:szCs w:val="30"/>
          </w:rPr>
          <w:delText>Ofício de Registro de Imóveis</w:delText>
        </w:r>
        <w:r w:rsidR="00986328" w:rsidDel="00043944">
          <w:rPr>
            <w:rFonts w:ascii="Arial" w:hAnsi="Arial"/>
            <w:w w:val="106"/>
            <w:sz w:val="30"/>
            <w:szCs w:val="30"/>
          </w:rPr>
          <w:delText xml:space="preserve"> – </w:delText>
        </w:r>
        <w:r w:rsidRPr="00FA6585" w:rsidDel="00043944">
          <w:rPr>
            <w:rFonts w:ascii="Arial" w:hAnsi="Arial"/>
            <w:w w:val="106"/>
            <w:sz w:val="30"/>
            <w:szCs w:val="30"/>
          </w:rPr>
          <w:delText>Órgão público integrado ao Judiciário, com a função especial de registrar o direito real de propriedade do imóvel e suas modificações.</w:delText>
        </w:r>
      </w:del>
    </w:p>
    <w:p w14:paraId="509E17A2" w14:textId="77777777" w:rsidR="007F3C6E" w:rsidRDefault="00002CBD">
      <w:pPr>
        <w:widowControl w:val="0"/>
        <w:autoSpaceDE w:val="0"/>
        <w:autoSpaceDN w:val="0"/>
        <w:adjustRightInd w:val="0"/>
        <w:spacing w:after="320"/>
        <w:ind w:left="708"/>
        <w:jc w:val="both"/>
        <w:rPr>
          <w:rFonts w:ascii="Arial" w:hAnsi="Arial" w:cs="Times"/>
          <w:sz w:val="30"/>
          <w:szCs w:val="30"/>
          <w:u w:color="0000E9"/>
        </w:rPr>
      </w:pPr>
      <w:r w:rsidRPr="00FA6585">
        <w:rPr>
          <w:rFonts w:ascii="Arial" w:hAnsi="Arial" w:cs="Arial"/>
          <w:b/>
          <w:bCs/>
          <w:sz w:val="30"/>
          <w:szCs w:val="30"/>
          <w:u w:color="0000E9"/>
        </w:rPr>
        <w:t>Operações Urbanas Consorciadas</w:t>
      </w:r>
      <w:r w:rsidR="00986328">
        <w:rPr>
          <w:rFonts w:ascii="Arial" w:hAnsi="Arial" w:cs="Arial"/>
          <w:b/>
          <w:bCs/>
          <w:sz w:val="30"/>
          <w:szCs w:val="30"/>
          <w:u w:color="0000E9"/>
        </w:rPr>
        <w:t xml:space="preserve"> </w:t>
      </w:r>
      <w:r w:rsidR="00605D67" w:rsidRPr="00605D67">
        <w:rPr>
          <w:rFonts w:ascii="Arial" w:hAnsi="Arial" w:cs="Arial"/>
          <w:bCs/>
          <w:sz w:val="30"/>
          <w:szCs w:val="30"/>
          <w:u w:color="0000E9"/>
        </w:rPr>
        <w:t>–</w:t>
      </w:r>
      <w:r w:rsidR="00986328">
        <w:rPr>
          <w:rFonts w:ascii="Arial" w:hAnsi="Arial" w:cs="Arial"/>
          <w:b/>
          <w:bCs/>
          <w:sz w:val="30"/>
          <w:szCs w:val="30"/>
          <w:u w:color="0000E9"/>
        </w:rPr>
        <w:t xml:space="preserve">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14:paraId="5BFD77F1" w14:textId="77777777" w:rsidR="007F3C6E" w:rsidRDefault="00002CBD">
      <w:pPr>
        <w:ind w:left="708"/>
        <w:jc w:val="both"/>
        <w:rPr>
          <w:rFonts w:ascii="Arial" w:hAnsi="Arial" w:cs="Arial"/>
          <w:w w:val="106"/>
          <w:sz w:val="30"/>
          <w:szCs w:val="30"/>
        </w:rPr>
      </w:pPr>
      <w:r w:rsidRPr="00FA6585">
        <w:rPr>
          <w:rFonts w:ascii="Arial" w:hAnsi="Arial"/>
          <w:b/>
          <w:w w:val="106"/>
          <w:sz w:val="30"/>
          <w:szCs w:val="30"/>
        </w:rPr>
        <w:t>Outorgante</w:t>
      </w:r>
      <w:r w:rsidR="00986328">
        <w:rPr>
          <w:rFonts w:ascii="Arial" w:hAnsi="Arial"/>
          <w:b/>
          <w:w w:val="106"/>
          <w:sz w:val="30"/>
          <w:szCs w:val="30"/>
        </w:rPr>
        <w:t xml:space="preserve"> – </w:t>
      </w:r>
      <w:r w:rsidR="00605D67" w:rsidRPr="00605D67">
        <w:rPr>
          <w:rFonts w:ascii="Arial" w:eastAsiaTheme="minorEastAsia" w:hAnsi="Arial" w:cs="Arial"/>
          <w:color w:val="262626"/>
          <w:sz w:val="30"/>
          <w:szCs w:val="30"/>
        </w:rPr>
        <w:t>Outorgante é o interveniente como interessado com escritura pública, promessa, ou qualquer outro contrato. É aquele que concede.</w:t>
      </w:r>
    </w:p>
    <w:p w14:paraId="25EF4D71" w14:textId="77777777" w:rsidR="007F3C6E" w:rsidRDefault="00002CBD">
      <w:pPr>
        <w:ind w:left="708"/>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w:t>
      </w:r>
      <w:r w:rsidR="00986328">
        <w:rPr>
          <w:rFonts w:ascii="Arial" w:hAnsi="Arial"/>
          <w:w w:val="106"/>
          <w:sz w:val="30"/>
          <w:szCs w:val="30"/>
        </w:rPr>
        <w:t xml:space="preserve"> – </w:t>
      </w:r>
      <w:r w:rsidRPr="00FA6585">
        <w:rPr>
          <w:rFonts w:ascii="Arial" w:hAnsi="Arial"/>
          <w:w w:val="106"/>
          <w:sz w:val="30"/>
          <w:szCs w:val="30"/>
        </w:rPr>
        <w:t>Feito para determinar o limite entre a propriedade privada e o logradouro público, utilizado para abertura de novas ruas ou alargamento de ruas existentes.</w:t>
      </w:r>
    </w:p>
    <w:p w14:paraId="687AA950"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w:t>
      </w:r>
      <w:r w:rsidR="00986328">
        <w:rPr>
          <w:rFonts w:ascii="Arial" w:hAnsi="Arial"/>
          <w:w w:val="106"/>
          <w:sz w:val="30"/>
          <w:szCs w:val="30"/>
        </w:rPr>
        <w:t xml:space="preserve"> – </w:t>
      </w:r>
      <w:r w:rsidRPr="00FA6585">
        <w:rPr>
          <w:rFonts w:ascii="Arial" w:hAnsi="Arial"/>
          <w:w w:val="106"/>
          <w:sz w:val="30"/>
          <w:szCs w:val="30"/>
        </w:rPr>
        <w:t>Destinado à divisão de um lote em lotes menores ou quando se quer juntar dois ou mais lotes.</w:t>
      </w:r>
    </w:p>
    <w:p w14:paraId="44BE43EB" w14:textId="77777777" w:rsidR="007F3C6E" w:rsidRDefault="00002CBD">
      <w:pPr>
        <w:ind w:left="708"/>
        <w:jc w:val="both"/>
        <w:rPr>
          <w:rFonts w:ascii="Arial" w:hAnsi="Arial"/>
          <w:w w:val="106"/>
          <w:sz w:val="30"/>
          <w:szCs w:val="30"/>
        </w:rPr>
      </w:pPr>
      <w:r w:rsidRPr="00FA6585">
        <w:rPr>
          <w:rFonts w:ascii="Arial" w:hAnsi="Arial"/>
          <w:b/>
          <w:w w:val="106"/>
          <w:sz w:val="30"/>
          <w:szCs w:val="30"/>
        </w:rPr>
        <w:t>Patrimônio de afetação</w:t>
      </w:r>
      <w:r w:rsidR="00986328">
        <w:rPr>
          <w:rFonts w:ascii="Arial" w:hAnsi="Arial"/>
          <w:w w:val="106"/>
          <w:sz w:val="30"/>
          <w:szCs w:val="30"/>
        </w:rPr>
        <w:t xml:space="preserve"> – </w:t>
      </w:r>
      <w:r w:rsidRPr="00FA6585">
        <w:rPr>
          <w:rFonts w:ascii="Arial" w:hAnsi="Arial"/>
          <w:w w:val="106"/>
          <w:sz w:val="30"/>
          <w:szCs w:val="30"/>
        </w:rPr>
        <w:t>Regime facultativo, de afetação de uma incorporação imobiliária, instituído pela Lei 10.931, de 02</w:t>
      </w:r>
      <w:del w:id="1246" w:author="André" w:date="2015-03-09T12:37:00Z">
        <w:r w:rsidRPr="00FA6585" w:rsidDel="003F0F6B">
          <w:rPr>
            <w:rFonts w:ascii="Arial" w:hAnsi="Arial"/>
            <w:w w:val="106"/>
            <w:sz w:val="30"/>
            <w:szCs w:val="30"/>
          </w:rPr>
          <w:delText>.</w:delText>
        </w:r>
      </w:del>
      <w:ins w:id="1247" w:author="André" w:date="2015-03-09T12:37:00Z">
        <w:r w:rsidR="003F0F6B">
          <w:rPr>
            <w:rFonts w:ascii="Arial" w:hAnsi="Arial"/>
            <w:w w:val="106"/>
            <w:sz w:val="30"/>
            <w:szCs w:val="30"/>
          </w:rPr>
          <w:t>/</w:t>
        </w:r>
      </w:ins>
      <w:r w:rsidRPr="00FA6585">
        <w:rPr>
          <w:rFonts w:ascii="Arial" w:hAnsi="Arial"/>
          <w:w w:val="106"/>
          <w:sz w:val="30"/>
          <w:szCs w:val="30"/>
        </w:rPr>
        <w:t>08</w:t>
      </w:r>
      <w:del w:id="1248" w:author="André" w:date="2015-03-09T12:37:00Z">
        <w:r w:rsidRPr="00FA6585" w:rsidDel="003F0F6B">
          <w:rPr>
            <w:rFonts w:ascii="Arial" w:hAnsi="Arial"/>
            <w:w w:val="106"/>
            <w:sz w:val="30"/>
            <w:szCs w:val="30"/>
          </w:rPr>
          <w:delText>.</w:delText>
        </w:r>
      </w:del>
      <w:ins w:id="1249" w:author="André" w:date="2015-03-09T12:37:00Z">
        <w:r w:rsidR="003F0F6B">
          <w:rPr>
            <w:rFonts w:ascii="Arial" w:hAnsi="Arial"/>
            <w:w w:val="106"/>
            <w:sz w:val="30"/>
            <w:szCs w:val="30"/>
          </w:rPr>
          <w:t>/</w:t>
        </w:r>
      </w:ins>
      <w:r w:rsidRPr="00FA6585">
        <w:rPr>
          <w:rFonts w:ascii="Arial" w:hAnsi="Arial"/>
          <w:w w:val="106"/>
          <w:sz w:val="30"/>
          <w:szCs w:val="30"/>
        </w:rPr>
        <w:t>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14:paraId="524070C0"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de acesso</w:t>
      </w:r>
      <w:r w:rsidR="00986328">
        <w:rPr>
          <w:rFonts w:ascii="Arial" w:hAnsi="Arial"/>
          <w:w w:val="106"/>
          <w:sz w:val="30"/>
          <w:szCs w:val="30"/>
        </w:rPr>
        <w:t xml:space="preserve"> – </w:t>
      </w:r>
      <w:r w:rsidRPr="00FA6585">
        <w:rPr>
          <w:rFonts w:ascii="Arial" w:hAnsi="Arial"/>
          <w:w w:val="106"/>
          <w:sz w:val="30"/>
          <w:szCs w:val="30"/>
        </w:rPr>
        <w:t xml:space="preserve">Pavimento de uso comum, não habitável, localizado no nível térreo e de acesso à edificação. </w:t>
      </w:r>
    </w:p>
    <w:p w14:paraId="0D32628D"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00986328">
        <w:rPr>
          <w:rFonts w:ascii="Arial" w:hAnsi="Arial"/>
          <w:w w:val="106"/>
          <w:sz w:val="30"/>
          <w:szCs w:val="30"/>
        </w:rPr>
        <w:t xml:space="preserve"> – </w:t>
      </w:r>
      <w:r w:rsidRPr="00FA6585">
        <w:rPr>
          <w:rFonts w:ascii="Arial" w:hAnsi="Arial"/>
          <w:w w:val="106"/>
          <w:sz w:val="30"/>
          <w:szCs w:val="30"/>
        </w:rPr>
        <w:t xml:space="preserve">Pavimento de uso privativo habitável, localizado no último nível da edificação e abaixo do telhado. </w:t>
      </w:r>
    </w:p>
    <w:p w14:paraId="60FB64CE"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dependências da cobertura</w:t>
      </w:r>
      <w:r w:rsidR="00986328">
        <w:rPr>
          <w:rFonts w:ascii="Arial" w:hAnsi="Arial"/>
          <w:w w:val="106"/>
          <w:sz w:val="30"/>
          <w:szCs w:val="30"/>
        </w:rPr>
        <w:t xml:space="preserve"> – </w:t>
      </w:r>
      <w:r w:rsidRPr="00FA6585">
        <w:rPr>
          <w:rFonts w:ascii="Arial" w:hAnsi="Arial"/>
          <w:w w:val="106"/>
          <w:sz w:val="30"/>
          <w:szCs w:val="30"/>
        </w:rPr>
        <w:t xml:space="preserve">Pavimento de uso privativo e exclusivo habitável, localizado acima da cobertura. </w:t>
      </w:r>
    </w:p>
    <w:p w14:paraId="27572BC6"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garagem</w:t>
      </w:r>
      <w:r w:rsidR="00986328">
        <w:rPr>
          <w:rFonts w:ascii="Arial" w:hAnsi="Arial"/>
          <w:w w:val="106"/>
          <w:sz w:val="30"/>
          <w:szCs w:val="30"/>
        </w:rPr>
        <w:t xml:space="preserve"> – </w:t>
      </w:r>
      <w:r w:rsidRPr="00FA6585">
        <w:rPr>
          <w:rFonts w:ascii="Arial" w:hAnsi="Arial"/>
          <w:w w:val="106"/>
          <w:sz w:val="30"/>
          <w:szCs w:val="30"/>
        </w:rPr>
        <w:t>Pavimento</w:t>
      </w:r>
      <w:ins w:id="1250" w:author="André" w:date="2015-03-09T12:38:00Z">
        <w:r w:rsidR="003F0F6B">
          <w:rPr>
            <w:rFonts w:ascii="Arial" w:hAnsi="Arial"/>
            <w:w w:val="106"/>
            <w:sz w:val="30"/>
            <w:szCs w:val="30"/>
          </w:rPr>
          <w:t>, usualmente</w:t>
        </w:r>
      </w:ins>
      <w:r w:rsidRPr="00FA6585">
        <w:rPr>
          <w:rFonts w:ascii="Arial" w:hAnsi="Arial"/>
          <w:w w:val="106"/>
          <w:sz w:val="30"/>
          <w:szCs w:val="30"/>
        </w:rPr>
        <w:t xml:space="preserve"> de uso comum, não habitável, destinado a estacionamento de veículos, localizado acima do nível térreo. </w:t>
      </w:r>
    </w:p>
    <w:p w14:paraId="563704D9"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Pavimento </w:t>
      </w:r>
      <w:del w:id="1251" w:author="André" w:date="2015-03-09T12:38:00Z">
        <w:r w:rsidRPr="00FA6585" w:rsidDel="003F0F6B">
          <w:rPr>
            <w:rFonts w:ascii="Arial" w:hAnsi="Arial"/>
            <w:b/>
            <w:w w:val="106"/>
            <w:sz w:val="30"/>
            <w:szCs w:val="30"/>
          </w:rPr>
          <w:delText>mecânico</w:delText>
        </w:r>
        <w:r w:rsidR="00986328" w:rsidDel="003F0F6B">
          <w:rPr>
            <w:rFonts w:ascii="Arial" w:hAnsi="Arial"/>
            <w:w w:val="106"/>
            <w:sz w:val="30"/>
            <w:szCs w:val="30"/>
          </w:rPr>
          <w:delText xml:space="preserve"> </w:delText>
        </w:r>
      </w:del>
      <w:ins w:id="1252" w:author="André" w:date="2015-03-09T12:38:00Z">
        <w:r w:rsidR="003F0F6B">
          <w:rPr>
            <w:rFonts w:ascii="Arial" w:hAnsi="Arial"/>
            <w:b/>
            <w:w w:val="106"/>
            <w:sz w:val="30"/>
            <w:szCs w:val="30"/>
          </w:rPr>
          <w:t>técnico</w:t>
        </w:r>
        <w:r w:rsidR="003F0F6B">
          <w:rPr>
            <w:rFonts w:ascii="Arial" w:hAnsi="Arial"/>
            <w:w w:val="106"/>
            <w:sz w:val="30"/>
            <w:szCs w:val="30"/>
          </w:rPr>
          <w:t xml:space="preserve"> </w:t>
        </w:r>
      </w:ins>
      <w:r w:rsidR="00986328">
        <w:rPr>
          <w:rFonts w:ascii="Arial" w:hAnsi="Arial"/>
          <w:w w:val="106"/>
          <w:sz w:val="30"/>
          <w:szCs w:val="30"/>
        </w:rPr>
        <w:t xml:space="preserve">– </w:t>
      </w:r>
      <w:r w:rsidRPr="00FA6585">
        <w:rPr>
          <w:rFonts w:ascii="Arial" w:hAnsi="Arial"/>
          <w:w w:val="106"/>
          <w:sz w:val="30"/>
          <w:szCs w:val="30"/>
        </w:rPr>
        <w:t xml:space="preserve">Pavimento de uso comum, não habitável, destinado às instalações eletromecânicas, de refrigeração ou outras, localizado acima do nível térreo. </w:t>
      </w:r>
    </w:p>
    <w:p w14:paraId="17C1E255"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telhado</w:t>
      </w:r>
      <w:r w:rsidR="00986328">
        <w:rPr>
          <w:rFonts w:ascii="Arial" w:hAnsi="Arial"/>
          <w:w w:val="106"/>
          <w:sz w:val="30"/>
          <w:szCs w:val="30"/>
        </w:rPr>
        <w:t xml:space="preserve"> – </w:t>
      </w:r>
      <w:r w:rsidRPr="00FA6585">
        <w:rPr>
          <w:rFonts w:ascii="Arial" w:hAnsi="Arial"/>
          <w:w w:val="106"/>
          <w:sz w:val="30"/>
          <w:szCs w:val="30"/>
        </w:rPr>
        <w:t xml:space="preserve">Pavimento de uso comum, não habitável, localizado no último nível ela edificação. </w:t>
      </w:r>
    </w:p>
    <w:p w14:paraId="0414A722"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tipo</w:t>
      </w:r>
      <w:r w:rsidR="00986328">
        <w:rPr>
          <w:rFonts w:ascii="Arial" w:hAnsi="Arial"/>
          <w:w w:val="106"/>
          <w:sz w:val="30"/>
          <w:szCs w:val="30"/>
        </w:rPr>
        <w:t xml:space="preserve"> – </w:t>
      </w:r>
      <w:r w:rsidRPr="00FA6585">
        <w:rPr>
          <w:rFonts w:ascii="Arial" w:hAnsi="Arial"/>
          <w:w w:val="106"/>
          <w:sz w:val="30"/>
          <w:szCs w:val="30"/>
        </w:rPr>
        <w:t xml:space="preserve">Pavimento de uso privativo habitável, localizado acima do nível térreo e abaixo do pavimento telhado. </w:t>
      </w:r>
    </w:p>
    <w:p w14:paraId="275C6512" w14:textId="77777777" w:rsidR="007F3C6E" w:rsidRDefault="00002CBD">
      <w:pPr>
        <w:ind w:left="708"/>
        <w:jc w:val="both"/>
        <w:rPr>
          <w:rFonts w:ascii="Arial" w:hAnsi="Arial"/>
          <w:w w:val="106"/>
          <w:sz w:val="30"/>
          <w:szCs w:val="30"/>
        </w:rPr>
      </w:pPr>
      <w:r w:rsidRPr="00FA6585">
        <w:rPr>
          <w:rFonts w:ascii="Arial" w:hAnsi="Arial"/>
          <w:b/>
          <w:w w:val="106"/>
          <w:sz w:val="30"/>
          <w:szCs w:val="30"/>
        </w:rPr>
        <w:t>Pavimento de uso comum</w:t>
      </w:r>
      <w:r w:rsidRPr="00FA6585">
        <w:rPr>
          <w:rFonts w:ascii="Arial" w:hAnsi="Arial"/>
          <w:w w:val="106"/>
          <w:sz w:val="30"/>
          <w:szCs w:val="30"/>
        </w:rPr>
        <w:t xml:space="preserve"> (PUC)</w:t>
      </w:r>
      <w:r w:rsidR="00986328">
        <w:rPr>
          <w:rFonts w:ascii="Arial" w:hAnsi="Arial"/>
          <w:w w:val="106"/>
          <w:sz w:val="30"/>
          <w:szCs w:val="30"/>
        </w:rPr>
        <w:t xml:space="preserve"> – </w:t>
      </w:r>
      <w:r w:rsidRPr="00FA6585">
        <w:rPr>
          <w:rFonts w:ascii="Arial" w:hAnsi="Arial"/>
          <w:w w:val="106"/>
          <w:sz w:val="30"/>
          <w:szCs w:val="30"/>
        </w:rPr>
        <w:t>Pavimento não habitável, destinado às instalações sócio recreativas do condomínio (sala de administração, salão de festas, sauna, piscina, sala de gin</w:t>
      </w:r>
      <w:del w:id="1253" w:author="André" w:date="2015-03-09T13:06:00Z">
        <w:r w:rsidRPr="00FA6585" w:rsidDel="008D089B">
          <w:rPr>
            <w:rFonts w:ascii="Arial" w:hAnsi="Arial"/>
            <w:w w:val="106"/>
            <w:sz w:val="30"/>
            <w:szCs w:val="30"/>
          </w:rPr>
          <w:delText>a</w:delText>
        </w:r>
      </w:del>
      <w:ins w:id="1254" w:author="André" w:date="2015-03-09T13:06:00Z">
        <w:r w:rsidR="008D089B">
          <w:rPr>
            <w:rFonts w:ascii="Arial" w:hAnsi="Arial"/>
            <w:w w:val="106"/>
            <w:sz w:val="30"/>
            <w:szCs w:val="30"/>
          </w:rPr>
          <w:t>á</w:t>
        </w:r>
      </w:ins>
      <w:r w:rsidRPr="00FA6585">
        <w:rPr>
          <w:rFonts w:ascii="Arial" w:hAnsi="Arial"/>
          <w:w w:val="106"/>
          <w:sz w:val="30"/>
          <w:szCs w:val="30"/>
        </w:rPr>
        <w:t xml:space="preserve">stica/DVD, sanitários, moradia do zelador e outros), localizado acima do nível térreo. </w:t>
      </w:r>
    </w:p>
    <w:p w14:paraId="1E9E3357" w14:textId="77777777" w:rsidR="007F3C6E" w:rsidRDefault="00002CBD">
      <w:pPr>
        <w:ind w:left="708"/>
        <w:jc w:val="both"/>
        <w:rPr>
          <w:rFonts w:ascii="Arial" w:hAnsi="Arial"/>
          <w:w w:val="106"/>
          <w:sz w:val="30"/>
          <w:szCs w:val="30"/>
        </w:rPr>
      </w:pPr>
      <w:r w:rsidRPr="00FA6585">
        <w:rPr>
          <w:rFonts w:ascii="Arial" w:hAnsi="Arial"/>
          <w:b/>
          <w:w w:val="106"/>
          <w:sz w:val="30"/>
          <w:szCs w:val="30"/>
        </w:rPr>
        <w:t>Pé direito</w:t>
      </w:r>
      <w:r w:rsidR="00986328">
        <w:rPr>
          <w:rFonts w:ascii="Arial" w:hAnsi="Arial"/>
          <w:w w:val="106"/>
          <w:sz w:val="30"/>
          <w:szCs w:val="30"/>
        </w:rPr>
        <w:t xml:space="preserve"> – </w:t>
      </w:r>
      <w:r w:rsidRPr="00FA6585">
        <w:rPr>
          <w:rFonts w:ascii="Arial" w:hAnsi="Arial"/>
          <w:w w:val="106"/>
          <w:sz w:val="30"/>
          <w:szCs w:val="30"/>
        </w:rPr>
        <w:t xml:space="preserve">Designa a altura livre entre o piso e o forro ou o teto de qualquer compartimento. </w:t>
      </w:r>
    </w:p>
    <w:p w14:paraId="3624553E" w14:textId="77777777" w:rsidR="007F3C6E" w:rsidRDefault="00002CBD">
      <w:pPr>
        <w:ind w:left="708"/>
        <w:jc w:val="both"/>
        <w:rPr>
          <w:rFonts w:ascii="Arial" w:hAnsi="Arial"/>
          <w:w w:val="106"/>
          <w:sz w:val="30"/>
          <w:szCs w:val="30"/>
        </w:rPr>
      </w:pPr>
      <w:r w:rsidRPr="00FA6585">
        <w:rPr>
          <w:rFonts w:ascii="Arial" w:hAnsi="Arial"/>
          <w:b/>
          <w:w w:val="106"/>
          <w:sz w:val="30"/>
          <w:szCs w:val="30"/>
        </w:rPr>
        <w:t>Penhor</w:t>
      </w:r>
      <w:r w:rsidR="00986328">
        <w:rPr>
          <w:rFonts w:ascii="Arial" w:hAnsi="Arial"/>
          <w:b/>
          <w:w w:val="106"/>
          <w:sz w:val="30"/>
          <w:szCs w:val="30"/>
        </w:rPr>
        <w:t xml:space="preserve"> – </w:t>
      </w:r>
      <w:r w:rsidRPr="00FA6585">
        <w:rPr>
          <w:rFonts w:ascii="Arial" w:hAnsi="Arial"/>
          <w:w w:val="106"/>
          <w:sz w:val="30"/>
          <w:szCs w:val="30"/>
        </w:rPr>
        <w:t xml:space="preserve">Direito real de garantia, quando o devedor entrega uma coisa móvel ou mobilizável ao credor, com a finalidade de garantir o pagamento da dívida. Por exemplo, quando uma pessoa compra um imóvel e não tem condições de arcar com o pagamento e, para saldar a dívida, entrega um bem ao credor (não necessariamente o bem que está sendo comprado). </w:t>
      </w:r>
    </w:p>
    <w:p w14:paraId="2AE6EDB0" w14:textId="77777777" w:rsidR="007F3C6E" w:rsidDel="003F0F6B" w:rsidRDefault="00002CBD">
      <w:pPr>
        <w:ind w:left="708"/>
        <w:jc w:val="both"/>
        <w:rPr>
          <w:del w:id="1255" w:author="André" w:date="2015-03-09T12:38:00Z"/>
          <w:rFonts w:ascii="Arial" w:hAnsi="Arial"/>
          <w:w w:val="106"/>
          <w:sz w:val="30"/>
          <w:szCs w:val="30"/>
        </w:rPr>
      </w:pPr>
      <w:del w:id="1256" w:author="André" w:date="2015-03-09T12:38:00Z">
        <w:r w:rsidRPr="00FA6585" w:rsidDel="003F0F6B">
          <w:rPr>
            <w:rFonts w:ascii="Arial" w:hAnsi="Arial"/>
            <w:b/>
            <w:w w:val="106"/>
            <w:sz w:val="30"/>
            <w:szCs w:val="30"/>
          </w:rPr>
          <w:delText>PEU</w:delText>
        </w:r>
        <w:r w:rsidRPr="00FA6585" w:rsidDel="003F0F6B">
          <w:rPr>
            <w:rFonts w:ascii="Arial" w:hAnsi="Arial"/>
            <w:w w:val="106"/>
            <w:sz w:val="30"/>
            <w:szCs w:val="30"/>
          </w:rPr>
          <w:delText xml:space="preserve"> (Projeto de Estruturação Urbana)</w:delText>
        </w:r>
        <w:r w:rsidR="00986328" w:rsidDel="003F0F6B">
          <w:rPr>
            <w:rFonts w:ascii="Arial" w:hAnsi="Arial"/>
            <w:w w:val="106"/>
            <w:sz w:val="30"/>
            <w:szCs w:val="30"/>
          </w:rPr>
          <w:delText xml:space="preserve"> – </w:delText>
        </w:r>
        <w:r w:rsidRPr="00FA6585" w:rsidDel="003F0F6B">
          <w:rPr>
            <w:rFonts w:ascii="Arial" w:hAnsi="Arial"/>
            <w:w w:val="106"/>
            <w:sz w:val="30"/>
            <w:szCs w:val="30"/>
          </w:rPr>
          <w:delText>Detalha as normas gerais de parcelamento da terra e de uso e ocupação do solo de uma Unidade Espacial de Planejamento (UEP), a partir da peculiaridade de cada bairro ou conjunto de bairros.</w:delText>
        </w:r>
      </w:del>
    </w:p>
    <w:p w14:paraId="78393B52" w14:textId="77777777" w:rsidR="007F3C6E" w:rsidRDefault="00002CBD">
      <w:pPr>
        <w:ind w:left="708"/>
        <w:jc w:val="both"/>
        <w:rPr>
          <w:rFonts w:ascii="Arial" w:hAnsi="Arial"/>
          <w:w w:val="106"/>
          <w:sz w:val="30"/>
          <w:szCs w:val="30"/>
        </w:rPr>
      </w:pPr>
      <w:r w:rsidRPr="00FA6585">
        <w:rPr>
          <w:rFonts w:ascii="Arial" w:hAnsi="Arial"/>
          <w:b/>
          <w:w w:val="106"/>
          <w:sz w:val="30"/>
          <w:szCs w:val="30"/>
        </w:rPr>
        <w:t>Pilotis</w:t>
      </w:r>
      <w:r w:rsidR="00986328">
        <w:rPr>
          <w:rFonts w:ascii="Arial" w:hAnsi="Arial"/>
          <w:w w:val="106"/>
          <w:sz w:val="30"/>
          <w:szCs w:val="30"/>
        </w:rPr>
        <w:t xml:space="preserve"> – </w:t>
      </w:r>
      <w:r w:rsidRPr="00FA6585">
        <w:rPr>
          <w:rFonts w:ascii="Arial" w:hAnsi="Arial"/>
          <w:w w:val="106"/>
          <w:sz w:val="30"/>
          <w:szCs w:val="30"/>
        </w:rPr>
        <w:t>Idem</w:t>
      </w:r>
      <w:r w:rsidR="00A41016">
        <w:rPr>
          <w:rFonts w:ascii="Arial" w:hAnsi="Arial"/>
          <w:w w:val="106"/>
          <w:sz w:val="30"/>
          <w:szCs w:val="30"/>
        </w:rPr>
        <w:t xml:space="preserve"> a</w:t>
      </w:r>
      <w:r w:rsidRPr="00FA6585">
        <w:rPr>
          <w:rFonts w:ascii="Arial" w:hAnsi="Arial"/>
          <w:w w:val="106"/>
          <w:sz w:val="30"/>
          <w:szCs w:val="30"/>
        </w:rPr>
        <w:t xml:space="preserve"> pavimento de acesso. </w:t>
      </w:r>
    </w:p>
    <w:p w14:paraId="46A5B672" w14:textId="77777777" w:rsidR="007F3C6E" w:rsidRDefault="00002CBD">
      <w:pPr>
        <w:ind w:left="708"/>
        <w:jc w:val="both"/>
        <w:rPr>
          <w:rFonts w:ascii="Arial" w:hAnsi="Arial"/>
          <w:w w:val="106"/>
          <w:sz w:val="30"/>
          <w:szCs w:val="30"/>
        </w:rPr>
      </w:pPr>
      <w:r w:rsidRPr="00FA6585">
        <w:rPr>
          <w:rFonts w:ascii="Arial" w:hAnsi="Arial"/>
          <w:b/>
          <w:w w:val="106"/>
          <w:sz w:val="30"/>
          <w:szCs w:val="30"/>
        </w:rPr>
        <w:t>Plano Diretor</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14:paraId="5E54FE6A" w14:textId="77777777" w:rsidR="007F3C6E" w:rsidRDefault="00002CBD">
      <w:pPr>
        <w:ind w:left="708"/>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w:t>
      </w:r>
      <w:r w:rsidR="00986328">
        <w:rPr>
          <w:rFonts w:ascii="Arial" w:hAnsi="Arial"/>
          <w:w w:val="106"/>
          <w:sz w:val="30"/>
          <w:szCs w:val="30"/>
        </w:rPr>
        <w:t xml:space="preserve"> – </w:t>
      </w:r>
      <w:r w:rsidRPr="00FA6585">
        <w:rPr>
          <w:rFonts w:ascii="Arial" w:hAnsi="Arial"/>
          <w:w w:val="106"/>
          <w:sz w:val="30"/>
          <w:szCs w:val="30"/>
        </w:rPr>
        <w:t xml:space="preserve">Conta bancária que tem como objetivo a criação de um fundo de reserva do condomínio. É uma conta especial, com prazo mínimo de um ano, renovável por iguais períodos de tempo. Pode ser mobilizado para realização de obras de conservação ordinária, conservação extraordinária e de beneficiação das partes comuns dos prédios em regime de propriedade horizontal. </w:t>
      </w:r>
    </w:p>
    <w:p w14:paraId="7DB121E3" w14:textId="77777777" w:rsidR="007F3C6E" w:rsidRDefault="008E67FE">
      <w:pPr>
        <w:ind w:left="708"/>
        <w:jc w:val="both"/>
        <w:rPr>
          <w:rFonts w:ascii="Arial" w:hAnsi="Arial"/>
          <w:w w:val="106"/>
          <w:sz w:val="30"/>
          <w:szCs w:val="30"/>
        </w:rPr>
      </w:pPr>
      <w:r w:rsidRPr="00A41016">
        <w:rPr>
          <w:rFonts w:ascii="Arial" w:hAnsi="Arial"/>
          <w:b/>
          <w:w w:val="106"/>
          <w:sz w:val="30"/>
          <w:szCs w:val="30"/>
        </w:rPr>
        <w:t>PPP</w:t>
      </w:r>
      <w:r w:rsidR="00605D67" w:rsidRPr="00605D67">
        <w:rPr>
          <w:rFonts w:ascii="Arial" w:hAnsi="Arial"/>
          <w:b/>
          <w:w w:val="106"/>
          <w:sz w:val="30"/>
          <w:szCs w:val="30"/>
        </w:rPr>
        <w:t xml:space="preserve"> </w:t>
      </w:r>
      <w:r w:rsidR="00605D67" w:rsidRPr="00417C87">
        <w:rPr>
          <w:rFonts w:ascii="Arial" w:hAnsi="Arial"/>
          <w:w w:val="106"/>
          <w:sz w:val="30"/>
          <w:szCs w:val="30"/>
          <w:rPrChange w:id="1257" w:author="André" w:date="2015-03-09T13:09:00Z">
            <w:rPr>
              <w:rFonts w:ascii="Arial" w:hAnsi="Arial"/>
              <w:b/>
              <w:w w:val="106"/>
              <w:sz w:val="30"/>
              <w:szCs w:val="30"/>
            </w:rPr>
          </w:rPrChange>
        </w:rPr>
        <w:t>(Parceria Público-Privada)</w:t>
      </w:r>
      <w:r w:rsidR="00986328">
        <w:rPr>
          <w:rFonts w:ascii="Arial" w:hAnsi="Arial"/>
          <w:w w:val="106"/>
          <w:sz w:val="30"/>
          <w:szCs w:val="30"/>
        </w:rPr>
        <w:t xml:space="preserve"> – </w:t>
      </w:r>
      <w:r w:rsidR="00605D67" w:rsidRPr="00605D67">
        <w:rPr>
          <w:rFonts w:ascii="Arial" w:hAnsi="Arial" w:cs="Arial"/>
          <w:sz w:val="30"/>
          <w:szCs w:val="30"/>
        </w:rPr>
        <w:t>As parcerias público-privadas são contratos que estabelecem vínculo obrigacional entre a Administração Pública e a iniciativa privada visando à implementação ou gestão, total ou parcial, de obras, serviços ou atividades de interesse público, em que o parceiro privado assume a responsabilidade pelo financiamento, investimento e exploração do serviço, observando, além dos princípios administrativos gerais, os princípios específicos desse tipo de parceria.</w:t>
      </w:r>
    </w:p>
    <w:p w14:paraId="0F6E0B90" w14:textId="77777777" w:rsidR="007F3C6E" w:rsidRDefault="00002CBD">
      <w:pPr>
        <w:ind w:left="708"/>
        <w:jc w:val="both"/>
        <w:rPr>
          <w:rFonts w:ascii="Arial" w:hAnsi="Arial"/>
          <w:w w:val="106"/>
          <w:sz w:val="30"/>
          <w:szCs w:val="30"/>
        </w:rPr>
      </w:pPr>
      <w:r w:rsidRPr="00FA6585">
        <w:rPr>
          <w:rFonts w:ascii="Arial" w:hAnsi="Arial"/>
          <w:b/>
          <w:w w:val="106"/>
          <w:sz w:val="30"/>
          <w:szCs w:val="30"/>
        </w:rPr>
        <w:t>Prazo de financiamento</w:t>
      </w:r>
      <w:r w:rsidR="00986328">
        <w:rPr>
          <w:rFonts w:ascii="Arial" w:hAnsi="Arial"/>
          <w:w w:val="106"/>
          <w:sz w:val="30"/>
          <w:szCs w:val="30"/>
        </w:rPr>
        <w:t xml:space="preserve"> – </w:t>
      </w:r>
      <w:r w:rsidRPr="00FA6585">
        <w:rPr>
          <w:rFonts w:ascii="Arial" w:hAnsi="Arial"/>
          <w:w w:val="106"/>
          <w:sz w:val="30"/>
          <w:szCs w:val="30"/>
        </w:rPr>
        <w:t xml:space="preserve">Espaço de tempo convencionado para a realização de um financiamento. Intervalo entre a prestação presente e a futura, ou entre empréstimo e pagamento do financiamento. </w:t>
      </w:r>
    </w:p>
    <w:p w14:paraId="0BBE3DCD" w14:textId="77777777" w:rsidR="007F3C6E" w:rsidRDefault="00002CBD">
      <w:pPr>
        <w:ind w:left="708"/>
        <w:jc w:val="both"/>
        <w:rPr>
          <w:rFonts w:ascii="Arial" w:hAnsi="Arial"/>
          <w:w w:val="106"/>
          <w:sz w:val="30"/>
          <w:szCs w:val="30"/>
        </w:rPr>
      </w:pPr>
      <w:r w:rsidRPr="00FA6585">
        <w:rPr>
          <w:rFonts w:ascii="Arial" w:hAnsi="Arial"/>
          <w:b/>
          <w:w w:val="106"/>
          <w:sz w:val="30"/>
          <w:szCs w:val="30"/>
        </w:rPr>
        <w:t>Prédio afastado das divisas</w:t>
      </w:r>
      <w:r w:rsidR="00986328">
        <w:rPr>
          <w:rFonts w:ascii="Arial" w:hAnsi="Arial"/>
          <w:w w:val="106"/>
          <w:sz w:val="30"/>
          <w:szCs w:val="30"/>
        </w:rPr>
        <w:t xml:space="preserve"> – </w:t>
      </w:r>
      <w:r w:rsidRPr="00FA6585">
        <w:rPr>
          <w:rFonts w:ascii="Arial" w:hAnsi="Arial"/>
          <w:w w:val="106"/>
          <w:sz w:val="30"/>
          <w:szCs w:val="30"/>
        </w:rPr>
        <w:t xml:space="preserve">Edificação que não tem nenhum de seus lados colados nas divisas do lote. </w:t>
      </w:r>
    </w:p>
    <w:p w14:paraId="1C559494" w14:textId="77777777" w:rsidR="007F3C6E" w:rsidRDefault="00002CBD">
      <w:pPr>
        <w:ind w:left="708"/>
        <w:jc w:val="both"/>
        <w:rPr>
          <w:rFonts w:ascii="Arial" w:hAnsi="Arial"/>
          <w:w w:val="106"/>
          <w:sz w:val="30"/>
          <w:szCs w:val="30"/>
        </w:rPr>
      </w:pPr>
      <w:r w:rsidRPr="00FA6585">
        <w:rPr>
          <w:rFonts w:ascii="Arial" w:hAnsi="Arial"/>
          <w:b/>
          <w:w w:val="106"/>
          <w:sz w:val="30"/>
          <w:szCs w:val="30"/>
        </w:rPr>
        <w:t>Prédio encostado nas divisas</w:t>
      </w:r>
      <w:r w:rsidR="00986328">
        <w:rPr>
          <w:rFonts w:ascii="Arial" w:hAnsi="Arial"/>
          <w:w w:val="106"/>
          <w:sz w:val="30"/>
          <w:szCs w:val="30"/>
        </w:rPr>
        <w:t xml:space="preserve"> – </w:t>
      </w:r>
      <w:r w:rsidRPr="00FA6585">
        <w:rPr>
          <w:rFonts w:ascii="Arial" w:hAnsi="Arial"/>
          <w:w w:val="106"/>
          <w:sz w:val="30"/>
          <w:szCs w:val="30"/>
        </w:rPr>
        <w:t xml:space="preserve">Edificação que tem, pelo menos, um de seus lados encostado às divisas </w:t>
      </w:r>
      <w:del w:id="1258" w:author="André" w:date="2015-03-09T13:00:00Z">
        <w:r w:rsidR="00A41016" w:rsidDel="008D089B">
          <w:rPr>
            <w:rFonts w:ascii="Arial" w:hAnsi="Arial"/>
            <w:w w:val="106"/>
            <w:sz w:val="30"/>
            <w:szCs w:val="30"/>
          </w:rPr>
          <w:delText>d</w:delText>
        </w:r>
        <w:r w:rsidRPr="00FA6585" w:rsidDel="008D089B">
          <w:rPr>
            <w:rFonts w:ascii="Arial" w:hAnsi="Arial"/>
            <w:w w:val="106"/>
            <w:sz w:val="30"/>
            <w:szCs w:val="30"/>
          </w:rPr>
          <w:delText xml:space="preserve">o </w:delText>
        </w:r>
      </w:del>
      <w:ins w:id="1259" w:author="André" w:date="2015-03-09T13:00:00Z">
        <w:r w:rsidR="008D089B">
          <w:rPr>
            <w:rFonts w:ascii="Arial" w:hAnsi="Arial"/>
            <w:w w:val="106"/>
            <w:sz w:val="30"/>
            <w:szCs w:val="30"/>
          </w:rPr>
          <w:t>pelo</w:t>
        </w:r>
        <w:r w:rsidR="008D089B" w:rsidRPr="00FA6585">
          <w:rPr>
            <w:rFonts w:ascii="Arial" w:hAnsi="Arial"/>
            <w:w w:val="106"/>
            <w:sz w:val="30"/>
            <w:szCs w:val="30"/>
          </w:rPr>
          <w:t xml:space="preserve"> </w:t>
        </w:r>
      </w:ins>
      <w:r w:rsidRPr="00FA6585">
        <w:rPr>
          <w:rFonts w:ascii="Arial" w:hAnsi="Arial"/>
          <w:w w:val="106"/>
          <w:sz w:val="30"/>
          <w:szCs w:val="30"/>
        </w:rPr>
        <w:t xml:space="preserve">lote. </w:t>
      </w:r>
    </w:p>
    <w:p w14:paraId="1A31A099" w14:textId="77777777" w:rsidR="007F3C6E" w:rsidRDefault="00002CBD">
      <w:pPr>
        <w:ind w:left="708"/>
        <w:jc w:val="both"/>
        <w:rPr>
          <w:rFonts w:ascii="Arial" w:hAnsi="Arial"/>
          <w:w w:val="106"/>
          <w:sz w:val="30"/>
          <w:szCs w:val="30"/>
        </w:rPr>
      </w:pPr>
      <w:r w:rsidRPr="00FA6585">
        <w:rPr>
          <w:rFonts w:ascii="Arial" w:hAnsi="Arial"/>
          <w:b/>
          <w:w w:val="106"/>
          <w:sz w:val="30"/>
          <w:szCs w:val="30"/>
        </w:rPr>
        <w:t>Prédio de uso misto</w:t>
      </w:r>
      <w:r w:rsidR="00986328">
        <w:rPr>
          <w:rFonts w:ascii="Arial" w:hAnsi="Arial"/>
          <w:w w:val="106"/>
          <w:sz w:val="30"/>
          <w:szCs w:val="30"/>
        </w:rPr>
        <w:t xml:space="preserve"> – </w:t>
      </w:r>
      <w:r w:rsidRPr="00FA6585">
        <w:rPr>
          <w:rFonts w:ascii="Arial" w:hAnsi="Arial"/>
          <w:w w:val="106"/>
          <w:sz w:val="30"/>
          <w:szCs w:val="30"/>
        </w:rPr>
        <w:t xml:space="preserve">Edificação destinada à utilização conjunta, residencial e comercial ou industrial. </w:t>
      </w:r>
    </w:p>
    <w:p w14:paraId="7CEAD536" w14:textId="77777777" w:rsidR="007F3C6E" w:rsidRDefault="00002CBD">
      <w:pPr>
        <w:ind w:left="708"/>
        <w:jc w:val="both"/>
        <w:rPr>
          <w:rFonts w:ascii="Arial" w:hAnsi="Arial"/>
          <w:w w:val="106"/>
          <w:sz w:val="30"/>
          <w:szCs w:val="30"/>
        </w:rPr>
      </w:pPr>
      <w:r w:rsidRPr="00FA6585">
        <w:rPr>
          <w:rFonts w:ascii="Arial" w:hAnsi="Arial"/>
          <w:b/>
          <w:w w:val="106"/>
          <w:sz w:val="30"/>
          <w:szCs w:val="30"/>
        </w:rPr>
        <w:t>Prêmio de seguro</w:t>
      </w:r>
      <w:r w:rsidR="00986328">
        <w:rPr>
          <w:rFonts w:ascii="Arial" w:hAnsi="Arial"/>
          <w:w w:val="106"/>
          <w:sz w:val="30"/>
          <w:szCs w:val="30"/>
        </w:rPr>
        <w:t xml:space="preserve"> – </w:t>
      </w:r>
      <w:r w:rsidRPr="00FA6585">
        <w:rPr>
          <w:rFonts w:ascii="Arial" w:hAnsi="Arial"/>
          <w:w w:val="106"/>
          <w:sz w:val="30"/>
          <w:szCs w:val="30"/>
        </w:rPr>
        <w:t xml:space="preserve">Custo a pagar, periodicamente, pelo segurado. </w:t>
      </w:r>
    </w:p>
    <w:p w14:paraId="58026B55" w14:textId="77777777" w:rsidR="007F3C6E" w:rsidRDefault="00002CBD">
      <w:pPr>
        <w:ind w:left="708"/>
        <w:jc w:val="both"/>
        <w:rPr>
          <w:rFonts w:ascii="Arial" w:hAnsi="Arial"/>
          <w:w w:val="106"/>
          <w:sz w:val="30"/>
          <w:szCs w:val="30"/>
        </w:rPr>
      </w:pPr>
      <w:r w:rsidRPr="00FA6585">
        <w:rPr>
          <w:rFonts w:ascii="Arial" w:hAnsi="Arial"/>
          <w:b/>
          <w:w w:val="106"/>
          <w:sz w:val="30"/>
          <w:szCs w:val="30"/>
        </w:rPr>
        <w:t>Procuração</w:t>
      </w:r>
      <w:r w:rsidR="00986328">
        <w:rPr>
          <w:rFonts w:ascii="Arial" w:hAnsi="Arial"/>
          <w:b/>
          <w:w w:val="106"/>
          <w:sz w:val="30"/>
          <w:szCs w:val="30"/>
        </w:rPr>
        <w:t xml:space="preserve"> – </w:t>
      </w:r>
      <w:r w:rsidRPr="00FA6585">
        <w:rPr>
          <w:rFonts w:ascii="Arial" w:hAnsi="Arial"/>
          <w:w w:val="106"/>
          <w:sz w:val="30"/>
          <w:szCs w:val="30"/>
        </w:rPr>
        <w:t>Documento</w:t>
      </w:r>
      <w:del w:id="1260" w:author="André" w:date="2015-03-09T13:00:00Z">
        <w:r w:rsidRPr="00FA6585" w:rsidDel="008D089B">
          <w:rPr>
            <w:rFonts w:ascii="Arial" w:hAnsi="Arial"/>
            <w:w w:val="106"/>
            <w:sz w:val="30"/>
            <w:szCs w:val="30"/>
          </w:rPr>
          <w:delText xml:space="preserve"> reconhecido no notário</w:delText>
        </w:r>
      </w:del>
      <w:del w:id="1261" w:author="André" w:date="2015-03-09T13:01:00Z">
        <w:r w:rsidRPr="00FA6585" w:rsidDel="008D089B">
          <w:rPr>
            <w:rFonts w:ascii="Arial" w:hAnsi="Arial"/>
            <w:w w:val="106"/>
            <w:sz w:val="30"/>
            <w:szCs w:val="30"/>
          </w:rPr>
          <w:delText>,</w:delText>
        </w:r>
      </w:del>
      <w:r w:rsidRPr="00FA6585">
        <w:rPr>
          <w:rFonts w:ascii="Arial" w:hAnsi="Arial"/>
          <w:w w:val="106"/>
          <w:sz w:val="30"/>
          <w:szCs w:val="30"/>
        </w:rPr>
        <w:t xml:space="preserve"> através do qual uma pessoa concede </w:t>
      </w:r>
      <w:del w:id="1262" w:author="André" w:date="2015-03-09T13:01:00Z">
        <w:r w:rsidR="00A41016" w:rsidRPr="00FA6585" w:rsidDel="008D089B">
          <w:rPr>
            <w:rFonts w:ascii="Arial" w:hAnsi="Arial"/>
            <w:w w:val="106"/>
            <w:sz w:val="30"/>
            <w:szCs w:val="30"/>
          </w:rPr>
          <w:delText xml:space="preserve">poder </w:delText>
        </w:r>
        <w:r w:rsidRPr="00FA6585" w:rsidDel="008D089B">
          <w:rPr>
            <w:rFonts w:ascii="Arial" w:hAnsi="Arial"/>
            <w:w w:val="106"/>
            <w:sz w:val="30"/>
            <w:szCs w:val="30"/>
          </w:rPr>
          <w:delText>a</w:delText>
        </w:r>
      </w:del>
      <w:ins w:id="1263" w:author="André" w:date="2015-03-09T13:01:00Z">
        <w:r w:rsidR="008D089B">
          <w:rPr>
            <w:rFonts w:ascii="Arial" w:hAnsi="Arial"/>
            <w:w w:val="106"/>
            <w:sz w:val="30"/>
            <w:szCs w:val="30"/>
          </w:rPr>
          <w:t>à</w:t>
        </w:r>
      </w:ins>
      <w:r w:rsidRPr="00FA6585">
        <w:rPr>
          <w:rFonts w:ascii="Arial" w:hAnsi="Arial"/>
          <w:w w:val="106"/>
          <w:sz w:val="30"/>
          <w:szCs w:val="30"/>
        </w:rPr>
        <w:t xml:space="preserve"> outr</w:t>
      </w:r>
      <w:del w:id="1264" w:author="André" w:date="2015-03-09T13:01:00Z">
        <w:r w:rsidR="00A41016" w:rsidDel="008D089B">
          <w:rPr>
            <w:rFonts w:ascii="Arial" w:hAnsi="Arial"/>
            <w:w w:val="106"/>
            <w:sz w:val="30"/>
            <w:szCs w:val="30"/>
          </w:rPr>
          <w:delText>o</w:delText>
        </w:r>
      </w:del>
      <w:ins w:id="1265" w:author="André" w:date="2015-03-09T13:01:00Z">
        <w:r w:rsidR="008D089B">
          <w:rPr>
            <w:rFonts w:ascii="Arial" w:hAnsi="Arial"/>
            <w:w w:val="106"/>
            <w:sz w:val="30"/>
            <w:szCs w:val="30"/>
          </w:rPr>
          <w:t>a</w:t>
        </w:r>
      </w:ins>
      <w:r w:rsidR="00A41016">
        <w:rPr>
          <w:rFonts w:ascii="Arial" w:hAnsi="Arial"/>
          <w:w w:val="106"/>
          <w:sz w:val="30"/>
          <w:szCs w:val="30"/>
        </w:rPr>
        <w:t xml:space="preserve"> </w:t>
      </w:r>
      <w:del w:id="1266" w:author="André" w:date="2015-03-09T13:01:00Z">
        <w:r w:rsidR="00A41016" w:rsidDel="008D089B">
          <w:rPr>
            <w:rFonts w:ascii="Arial" w:hAnsi="Arial"/>
            <w:w w:val="106"/>
            <w:sz w:val="30"/>
            <w:szCs w:val="30"/>
          </w:rPr>
          <w:delText>indivíduo</w:delText>
        </w:r>
        <w:r w:rsidRPr="00FA6585" w:rsidDel="008D089B">
          <w:rPr>
            <w:rFonts w:ascii="Arial" w:hAnsi="Arial"/>
            <w:w w:val="106"/>
            <w:sz w:val="30"/>
            <w:szCs w:val="30"/>
          </w:rPr>
          <w:delText xml:space="preserve"> </w:delText>
        </w:r>
      </w:del>
      <w:ins w:id="1267" w:author="André" w:date="2015-03-09T13:01:00Z">
        <w:r w:rsidR="008D089B">
          <w:rPr>
            <w:rFonts w:ascii="Arial" w:hAnsi="Arial"/>
            <w:w w:val="106"/>
            <w:sz w:val="30"/>
            <w:szCs w:val="30"/>
          </w:rPr>
          <w:t xml:space="preserve">poder </w:t>
        </w:r>
      </w:ins>
      <w:r w:rsidRPr="00FA6585">
        <w:rPr>
          <w:rFonts w:ascii="Arial" w:hAnsi="Arial"/>
          <w:w w:val="106"/>
          <w:sz w:val="30"/>
          <w:szCs w:val="30"/>
        </w:rPr>
        <w:t xml:space="preserve">para tratar de negócios em seu nome. Na procuração são definidas, exatamente, quais as funções a desempenhar pelo procurador. </w:t>
      </w:r>
    </w:p>
    <w:p w14:paraId="6FDC7950" w14:textId="77777777" w:rsidR="007F3C6E" w:rsidRDefault="00002CBD">
      <w:pPr>
        <w:ind w:left="708"/>
        <w:jc w:val="both"/>
        <w:rPr>
          <w:rFonts w:ascii="Arial" w:hAnsi="Arial"/>
          <w:w w:val="106"/>
          <w:sz w:val="30"/>
          <w:szCs w:val="30"/>
        </w:rPr>
      </w:pPr>
      <w:r w:rsidRPr="00FA6585">
        <w:rPr>
          <w:rFonts w:ascii="Arial" w:hAnsi="Arial"/>
          <w:b/>
          <w:w w:val="106"/>
          <w:sz w:val="30"/>
          <w:szCs w:val="30"/>
        </w:rPr>
        <w:t>Projeto</w:t>
      </w:r>
      <w:r w:rsidR="00986328">
        <w:rPr>
          <w:rFonts w:ascii="Arial" w:hAnsi="Arial"/>
          <w:w w:val="106"/>
          <w:sz w:val="30"/>
          <w:szCs w:val="30"/>
        </w:rPr>
        <w:t xml:space="preserve"> – </w:t>
      </w:r>
      <w:r w:rsidRPr="00FA6585">
        <w:rPr>
          <w:rFonts w:ascii="Arial" w:hAnsi="Arial"/>
          <w:w w:val="106"/>
          <w:sz w:val="30"/>
          <w:szCs w:val="30"/>
        </w:rPr>
        <w:t xml:space="preserve">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etc). Planta de uma edificação. </w:t>
      </w:r>
    </w:p>
    <w:p w14:paraId="7826DF4E" w14:textId="77777777" w:rsidR="007F3C6E" w:rsidRDefault="00002CBD">
      <w:pPr>
        <w:ind w:left="708"/>
        <w:jc w:val="both"/>
        <w:rPr>
          <w:rFonts w:ascii="Arial" w:hAnsi="Arial"/>
          <w:w w:val="106"/>
          <w:sz w:val="30"/>
          <w:szCs w:val="30"/>
        </w:rPr>
      </w:pPr>
      <w:r w:rsidRPr="00FA6585">
        <w:rPr>
          <w:rFonts w:ascii="Arial" w:hAnsi="Arial"/>
          <w:b/>
          <w:w w:val="106"/>
          <w:sz w:val="30"/>
          <w:szCs w:val="30"/>
        </w:rPr>
        <w:t>Quitação</w:t>
      </w:r>
      <w:r w:rsidR="00986328">
        <w:rPr>
          <w:rFonts w:ascii="Arial" w:hAnsi="Arial"/>
          <w:w w:val="106"/>
          <w:sz w:val="30"/>
          <w:szCs w:val="30"/>
        </w:rPr>
        <w:t xml:space="preserve"> – </w:t>
      </w:r>
      <w:r w:rsidRPr="00FA6585">
        <w:rPr>
          <w:rFonts w:ascii="Arial" w:hAnsi="Arial"/>
          <w:w w:val="106"/>
          <w:sz w:val="30"/>
          <w:szCs w:val="30"/>
        </w:rPr>
        <w:t xml:space="preserve">Prova de pagamento da dívida mediante recibo ou devolução do título, recibo de pagamento, liberação de um débito. Ato escrito pelo qual o credor declara ter recebido o pagamento do devedor, liberando-o da obrigação. </w:t>
      </w:r>
    </w:p>
    <w:p w14:paraId="0651AD40" w14:textId="77777777" w:rsidR="007F3C6E" w:rsidRDefault="00002CBD">
      <w:pPr>
        <w:ind w:left="708"/>
        <w:jc w:val="both"/>
        <w:rPr>
          <w:rFonts w:ascii="Arial" w:hAnsi="Arial"/>
          <w:w w:val="106"/>
          <w:sz w:val="30"/>
          <w:szCs w:val="30"/>
        </w:rPr>
      </w:pPr>
      <w:r w:rsidRPr="00FA6585">
        <w:rPr>
          <w:rFonts w:ascii="Arial" w:hAnsi="Arial"/>
          <w:b/>
          <w:w w:val="106"/>
          <w:sz w:val="30"/>
          <w:szCs w:val="30"/>
        </w:rPr>
        <w:t>Reajuste</w:t>
      </w:r>
      <w:r w:rsidR="00986328">
        <w:rPr>
          <w:rFonts w:ascii="Arial" w:hAnsi="Arial"/>
          <w:w w:val="106"/>
          <w:sz w:val="30"/>
          <w:szCs w:val="30"/>
        </w:rPr>
        <w:t xml:space="preserve"> – </w:t>
      </w:r>
      <w:r w:rsidRPr="00FA6585">
        <w:rPr>
          <w:rFonts w:ascii="Arial" w:hAnsi="Arial"/>
          <w:w w:val="106"/>
          <w:sz w:val="30"/>
          <w:szCs w:val="30"/>
        </w:rPr>
        <w:t xml:space="preserve">Resultado de um processo de modificações, estabelecimento de novas condições sobre certos fatos e valores, equilibrando-os. Composição de uma nova ordem econômica ou social. Efetivação de um novo ajuste. </w:t>
      </w:r>
    </w:p>
    <w:p w14:paraId="067011BF" w14:textId="77777777" w:rsidR="007F3C6E" w:rsidDel="008D089B" w:rsidRDefault="00002CBD">
      <w:pPr>
        <w:ind w:left="708"/>
        <w:jc w:val="both"/>
        <w:rPr>
          <w:del w:id="1268" w:author="André" w:date="2015-03-09T13:02:00Z"/>
          <w:rFonts w:ascii="Arial" w:hAnsi="Arial"/>
          <w:w w:val="106"/>
          <w:sz w:val="30"/>
          <w:szCs w:val="30"/>
        </w:rPr>
      </w:pPr>
      <w:del w:id="1269" w:author="André" w:date="2015-03-09T13:02:00Z">
        <w:r w:rsidRPr="00FA6585" w:rsidDel="008D089B">
          <w:rPr>
            <w:rFonts w:ascii="Arial" w:hAnsi="Arial"/>
            <w:b/>
            <w:w w:val="106"/>
            <w:sz w:val="30"/>
            <w:szCs w:val="30"/>
          </w:rPr>
          <w:delText>Registro de Imóveis</w:delText>
        </w:r>
        <w:r w:rsidR="00986328" w:rsidDel="008D089B">
          <w:rPr>
            <w:rFonts w:ascii="Arial" w:hAnsi="Arial"/>
            <w:w w:val="106"/>
            <w:sz w:val="30"/>
            <w:szCs w:val="30"/>
          </w:rPr>
          <w:delText xml:space="preserve"> – </w:delText>
        </w:r>
        <w:r w:rsidR="001137AA" w:rsidRPr="00FA6585" w:rsidDel="008D089B">
          <w:rPr>
            <w:rFonts w:ascii="Arial" w:hAnsi="Arial"/>
            <w:w w:val="106"/>
            <w:sz w:val="30"/>
            <w:szCs w:val="30"/>
          </w:rPr>
          <w:delText xml:space="preserve">É o ato </w:delText>
        </w:r>
        <w:r w:rsidR="001137AA" w:rsidDel="008D089B">
          <w:rPr>
            <w:rFonts w:ascii="Arial" w:hAnsi="Arial"/>
            <w:w w:val="106"/>
            <w:sz w:val="30"/>
            <w:szCs w:val="30"/>
          </w:rPr>
          <w:delText xml:space="preserve">essencial para a </w:delText>
        </w:r>
        <w:r w:rsidR="001137AA" w:rsidRPr="00FA6585" w:rsidDel="008D089B">
          <w:rPr>
            <w:rFonts w:ascii="Arial" w:hAnsi="Arial"/>
            <w:w w:val="106"/>
            <w:sz w:val="30"/>
            <w:szCs w:val="30"/>
          </w:rPr>
          <w:delText>aquisição da propriedade imobiliária entre pessoas vivas, já que o contrato apenas produz efeitos pessoais.</w:delText>
        </w:r>
        <w:r w:rsidR="001137AA" w:rsidDel="008D089B">
          <w:rPr>
            <w:rFonts w:ascii="Arial" w:hAnsi="Arial"/>
            <w:w w:val="106"/>
            <w:sz w:val="30"/>
            <w:szCs w:val="30"/>
          </w:rPr>
          <w:delText xml:space="preserve"> É o p</w:delText>
        </w:r>
        <w:r w:rsidRPr="00FA6585" w:rsidDel="008D089B">
          <w:rPr>
            <w:rFonts w:ascii="Arial" w:hAnsi="Arial"/>
            <w:w w:val="106"/>
            <w:sz w:val="30"/>
            <w:szCs w:val="30"/>
          </w:rPr>
          <w:delText>oder legal de agentes do ofício público, para efetuar todas as operações relativas a bens imóveis e a direitos a eles referentes, promovendo escrituras, assegurando aos requerentes a aquisição e o exercício do direito de propriedade e a instituição de ônus reais de garantia ou de aquisição. É um documento onde estão as informações sobre o imóvel, contendo todos os dados referentes à propriedade imobiliária. Somente a intervenção do Estado, realizada pelo oficial do cartório imobiliário, conferirá direitos reais, a partir da data em que fizer o assentamento (registro) do imóvel.</w:delText>
        </w:r>
      </w:del>
    </w:p>
    <w:p w14:paraId="14658749" w14:textId="77777777" w:rsidR="007F3C6E" w:rsidRDefault="00002CBD">
      <w:pPr>
        <w:ind w:left="708"/>
        <w:jc w:val="both"/>
        <w:rPr>
          <w:rFonts w:ascii="Arial" w:hAnsi="Arial"/>
          <w:w w:val="106"/>
          <w:sz w:val="30"/>
          <w:szCs w:val="30"/>
        </w:rPr>
      </w:pPr>
      <w:r w:rsidRPr="00FA6585">
        <w:rPr>
          <w:rFonts w:ascii="Arial" w:hAnsi="Arial"/>
          <w:b/>
          <w:w w:val="106"/>
          <w:sz w:val="30"/>
          <w:szCs w:val="30"/>
        </w:rPr>
        <w:t>Rescisão</w:t>
      </w:r>
      <w:r w:rsidR="00986328">
        <w:rPr>
          <w:rFonts w:ascii="Arial" w:hAnsi="Arial"/>
          <w:w w:val="106"/>
          <w:sz w:val="30"/>
          <w:szCs w:val="30"/>
        </w:rPr>
        <w:t xml:space="preserve"> – </w:t>
      </w:r>
      <w:r w:rsidRPr="00FA6585">
        <w:rPr>
          <w:rFonts w:ascii="Arial" w:hAnsi="Arial"/>
          <w:w w:val="106"/>
          <w:sz w:val="30"/>
          <w:szCs w:val="30"/>
        </w:rPr>
        <w:t xml:space="preserve">Descontinuidade do negócio jurídico (ato, contrato ou sentença), com consequente perda da sua eficácia. </w:t>
      </w:r>
    </w:p>
    <w:p w14:paraId="1603A628" w14:textId="77777777" w:rsidR="007F3C6E" w:rsidRDefault="00002CBD">
      <w:pPr>
        <w:ind w:left="708"/>
        <w:jc w:val="both"/>
        <w:rPr>
          <w:rFonts w:ascii="Arial" w:hAnsi="Arial"/>
          <w:w w:val="106"/>
          <w:sz w:val="30"/>
          <w:szCs w:val="30"/>
        </w:rPr>
      </w:pPr>
      <w:r w:rsidRPr="00FA6585">
        <w:rPr>
          <w:rFonts w:ascii="Arial" w:hAnsi="Arial"/>
          <w:b/>
          <w:w w:val="106"/>
          <w:sz w:val="30"/>
          <w:szCs w:val="30"/>
        </w:rPr>
        <w:t>Retrovenda</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É a cláusula especial no contrato de compra e venda, segundo a qual o vendedor pode reaver, em prazo certo, o imóvel que vendeu, restituindo o preço, mais as despesas feitas pelo comprador (como, por exemplo, as despesas visando à melhoria do imóvel). </w:t>
      </w:r>
    </w:p>
    <w:p w14:paraId="250A0D92" w14:textId="77777777" w:rsidR="007F3C6E" w:rsidRDefault="00002CBD">
      <w:pPr>
        <w:ind w:left="708"/>
        <w:jc w:val="both"/>
        <w:rPr>
          <w:rFonts w:ascii="Arial" w:hAnsi="Arial"/>
          <w:w w:val="106"/>
          <w:sz w:val="30"/>
          <w:szCs w:val="30"/>
        </w:rPr>
      </w:pPr>
      <w:r w:rsidRPr="00FA6585">
        <w:rPr>
          <w:rFonts w:ascii="Arial" w:hAnsi="Arial"/>
          <w:b/>
          <w:w w:val="106"/>
          <w:sz w:val="30"/>
          <w:szCs w:val="30"/>
        </w:rPr>
        <w:t>Saldo devedor</w:t>
      </w:r>
      <w:r w:rsidR="00986328">
        <w:rPr>
          <w:rFonts w:ascii="Arial" w:hAnsi="Arial"/>
          <w:w w:val="106"/>
          <w:sz w:val="30"/>
          <w:szCs w:val="30"/>
        </w:rPr>
        <w:t xml:space="preserve"> – </w:t>
      </w:r>
      <w:r w:rsidRPr="00FA6585">
        <w:rPr>
          <w:rFonts w:ascii="Arial" w:hAnsi="Arial"/>
          <w:w w:val="106"/>
          <w:sz w:val="30"/>
          <w:szCs w:val="30"/>
        </w:rPr>
        <w:t xml:space="preserve">Saldo negativo, ou seja, a diferença existente entre o débito e o crédito, quando o débito excede o crédito. É a quantia a ser paga pelo devedor. </w:t>
      </w:r>
    </w:p>
    <w:p w14:paraId="0DB766FE" w14:textId="77777777" w:rsidR="007F3C6E" w:rsidRDefault="00002CBD">
      <w:pPr>
        <w:ind w:left="708"/>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14:paraId="4FF6E6A7" w14:textId="77777777" w:rsidR="007F3C6E" w:rsidRDefault="00002CBD">
      <w:pPr>
        <w:ind w:left="708"/>
        <w:jc w:val="both"/>
        <w:rPr>
          <w:rFonts w:ascii="Arial" w:hAnsi="Arial"/>
          <w:w w:val="106"/>
          <w:sz w:val="30"/>
          <w:szCs w:val="30"/>
        </w:rPr>
      </w:pPr>
      <w:r w:rsidRPr="00FA6585">
        <w:rPr>
          <w:rFonts w:ascii="Arial" w:hAnsi="Arial"/>
          <w:b/>
          <w:w w:val="106"/>
          <w:sz w:val="30"/>
          <w:szCs w:val="30"/>
        </w:rPr>
        <w:t>Securitização</w:t>
      </w:r>
      <w:r w:rsidR="00986328">
        <w:rPr>
          <w:rFonts w:ascii="Arial" w:hAnsi="Arial"/>
          <w:w w:val="106"/>
          <w:sz w:val="30"/>
          <w:szCs w:val="30"/>
        </w:rPr>
        <w:t xml:space="preserve"> – </w:t>
      </w:r>
      <w:r w:rsidRPr="00FA6585">
        <w:rPr>
          <w:rFonts w:ascii="Arial" w:hAnsi="Arial"/>
          <w:w w:val="106"/>
          <w:sz w:val="30"/>
          <w:szCs w:val="30"/>
        </w:rPr>
        <w:t xml:space="preserve">Conversão de recebíveis oriundos de empréstimos bancários ou de Instrumentos de Compra e Venda de Imóveis em títulos (securities, em inglês), para vendê-los a investidores. A instituição que efetuou o empréstimo ou a venda do imóvel vende os recebíveis a uma empresa securitizadora. Com lastro nesse crédito, a securitizadora emite Certificados de Recebíveis Imobiliários (CRI), postos à venda para investidores. A securitização do crédito imobiliário pode ser feita quando a instituição financeira o concedeu de acordo com a lei nº 9.514, que criou O Sistema Financeiro Imobiliário (SFI). </w:t>
      </w:r>
    </w:p>
    <w:p w14:paraId="4DFB8057" w14:textId="77777777" w:rsidR="007F3C6E" w:rsidRDefault="00002CBD">
      <w:pPr>
        <w:ind w:left="708"/>
        <w:jc w:val="both"/>
        <w:rPr>
          <w:rFonts w:ascii="Arial" w:hAnsi="Arial"/>
          <w:w w:val="106"/>
          <w:sz w:val="30"/>
          <w:szCs w:val="30"/>
        </w:rPr>
      </w:pPr>
      <w:r w:rsidRPr="00FA6585">
        <w:rPr>
          <w:rFonts w:ascii="Arial" w:hAnsi="Arial"/>
          <w:b/>
          <w:w w:val="106"/>
          <w:sz w:val="30"/>
          <w:szCs w:val="30"/>
        </w:rPr>
        <w:t>Seguro fiança</w:t>
      </w:r>
      <w:r w:rsidR="00986328">
        <w:rPr>
          <w:rFonts w:ascii="Arial" w:hAnsi="Arial"/>
          <w:w w:val="106"/>
          <w:sz w:val="30"/>
          <w:szCs w:val="30"/>
        </w:rPr>
        <w:t xml:space="preserve"> – </w:t>
      </w:r>
      <w:r w:rsidRPr="00FA6585">
        <w:rPr>
          <w:rFonts w:ascii="Arial" w:hAnsi="Arial"/>
          <w:w w:val="106"/>
          <w:sz w:val="30"/>
          <w:szCs w:val="30"/>
        </w:rPr>
        <w:t xml:space="preserve">É uma forma de garantia nos contratos de locação. Dessa forma, o locador não precisa exigir do locatário um fiador. </w:t>
      </w:r>
    </w:p>
    <w:p w14:paraId="4477641E" w14:textId="77777777" w:rsidR="007F3C6E" w:rsidRDefault="00002CBD">
      <w:pPr>
        <w:ind w:left="708"/>
        <w:jc w:val="both"/>
        <w:rPr>
          <w:rFonts w:ascii="Arial" w:hAnsi="Arial"/>
          <w:w w:val="106"/>
          <w:sz w:val="30"/>
          <w:szCs w:val="30"/>
        </w:rPr>
      </w:pPr>
      <w:r w:rsidRPr="00FA6585">
        <w:rPr>
          <w:rFonts w:ascii="Arial" w:hAnsi="Arial"/>
          <w:b/>
          <w:w w:val="106"/>
          <w:sz w:val="30"/>
          <w:szCs w:val="30"/>
        </w:rPr>
        <w:t>Seguro de vida e invalidez permanente</w:t>
      </w:r>
      <w:r w:rsidR="00986328">
        <w:rPr>
          <w:rFonts w:ascii="Arial" w:hAnsi="Arial"/>
          <w:w w:val="106"/>
          <w:sz w:val="30"/>
          <w:szCs w:val="30"/>
        </w:rPr>
        <w:t xml:space="preserve"> – </w:t>
      </w:r>
      <w:r w:rsidRPr="00FA6585">
        <w:rPr>
          <w:rFonts w:ascii="Arial" w:hAnsi="Arial"/>
          <w:w w:val="106"/>
          <w:sz w:val="30"/>
          <w:szCs w:val="30"/>
        </w:rPr>
        <w:t xml:space="preserve">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14:paraId="3348BCEC" w14:textId="77777777" w:rsidR="007F3C6E" w:rsidRDefault="00002CBD">
      <w:pPr>
        <w:ind w:left="708"/>
        <w:jc w:val="both"/>
        <w:rPr>
          <w:rFonts w:ascii="Arial" w:hAnsi="Arial"/>
          <w:w w:val="106"/>
          <w:sz w:val="30"/>
          <w:szCs w:val="30"/>
        </w:rPr>
      </w:pPr>
      <w:r w:rsidRPr="00FA6585">
        <w:rPr>
          <w:rFonts w:ascii="Arial" w:hAnsi="Arial"/>
          <w:b/>
          <w:w w:val="106"/>
          <w:sz w:val="30"/>
          <w:szCs w:val="30"/>
        </w:rPr>
        <w:t>Servidão</w:t>
      </w:r>
      <w:r w:rsidR="00986328">
        <w:rPr>
          <w:rFonts w:ascii="Arial" w:hAnsi="Arial"/>
          <w:w w:val="106"/>
          <w:sz w:val="30"/>
          <w:szCs w:val="30"/>
        </w:rPr>
        <w:t xml:space="preserve"> – </w:t>
      </w:r>
      <w:ins w:id="1270" w:author="André" w:date="2015-03-09T13:03:00Z">
        <w:r w:rsidR="008D089B">
          <w:rPr>
            <w:rFonts w:ascii="Arial" w:hAnsi="Arial"/>
            <w:w w:val="106"/>
            <w:sz w:val="30"/>
            <w:szCs w:val="30"/>
          </w:rPr>
          <w:t xml:space="preserve">Ato de dar permissão para </w:t>
        </w:r>
        <w:del w:id="1271" w:author="Luiz Fernando Moura" w:date="2015-03-09T11:39:00Z">
          <w:r w:rsidR="008D089B" w:rsidRPr="00FA6585">
            <w:rPr>
              <w:rFonts w:ascii="Arial" w:hAnsi="Arial"/>
              <w:w w:val="106"/>
              <w:sz w:val="30"/>
              <w:szCs w:val="30"/>
            </w:rPr>
            <w:delText>uso do público,</w:delText>
          </w:r>
        </w:del>
        <w:r w:rsidR="008D089B">
          <w:rPr>
            <w:rFonts w:ascii="Arial" w:hAnsi="Arial"/>
            <w:w w:val="106"/>
            <w:sz w:val="30"/>
            <w:szCs w:val="30"/>
          </w:rPr>
          <w:t>passagem</w:t>
        </w:r>
        <w:r w:rsidR="008D089B" w:rsidRPr="00FA6585">
          <w:rPr>
            <w:rFonts w:ascii="Arial" w:hAnsi="Arial"/>
            <w:w w:val="106"/>
            <w:sz w:val="30"/>
            <w:szCs w:val="30"/>
          </w:rPr>
          <w:t xml:space="preserve"> por um terreno que é de propriedade particular.</w:t>
        </w:r>
        <w:del w:id="1272" w:author="Luiz Fernando Moura" w:date="2015-03-09T11:39:00Z">
          <w:r w:rsidR="008D089B" w:rsidRPr="00FA6585">
            <w:rPr>
              <w:rFonts w:ascii="Arial" w:hAnsi="Arial"/>
              <w:w w:val="106"/>
              <w:sz w:val="30"/>
              <w:szCs w:val="30"/>
            </w:rPr>
            <w:delText xml:space="preserve"> </w:delText>
          </w:r>
        </w:del>
        <w:r w:rsidR="008D089B" w:rsidRPr="00FA6585">
          <w:rPr>
            <w:rFonts w:ascii="Arial" w:hAnsi="Arial"/>
            <w:w w:val="106"/>
            <w:sz w:val="30"/>
            <w:szCs w:val="30"/>
          </w:rPr>
          <w:t xml:space="preserve"> </w:t>
        </w:r>
        <w:r w:rsidR="008D089B">
          <w:rPr>
            <w:rFonts w:ascii="Arial" w:hAnsi="Arial"/>
            <w:w w:val="106"/>
            <w:sz w:val="30"/>
            <w:szCs w:val="30"/>
          </w:rPr>
          <w:t>Pode ser para uso público ou específico.</w:t>
        </w:r>
      </w:ins>
      <w:del w:id="1273" w:author="André" w:date="2015-03-09T13:03:00Z">
        <w:r w:rsidRPr="00FA6585" w:rsidDel="008D089B">
          <w:rPr>
            <w:rFonts w:ascii="Arial" w:hAnsi="Arial"/>
            <w:w w:val="106"/>
            <w:sz w:val="30"/>
            <w:szCs w:val="30"/>
          </w:rPr>
          <w:delText xml:space="preserve">Passagem, para uso do público, por um terreno que é de propriedade particular. </w:delText>
        </w:r>
      </w:del>
    </w:p>
    <w:p w14:paraId="08848467"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(Sistema Financeiro da Habitação)</w:t>
      </w:r>
      <w:r w:rsidR="00986328">
        <w:rPr>
          <w:rFonts w:ascii="Arial" w:hAnsi="Arial"/>
          <w:w w:val="106"/>
          <w:sz w:val="30"/>
          <w:szCs w:val="30"/>
        </w:rPr>
        <w:t xml:space="preserve"> – </w:t>
      </w:r>
      <w:r w:rsidRPr="00FA6585">
        <w:rPr>
          <w:rFonts w:ascii="Arial" w:hAnsi="Arial"/>
          <w:w w:val="106"/>
          <w:sz w:val="30"/>
          <w:szCs w:val="30"/>
        </w:rPr>
        <w:t xml:space="preserve">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14:paraId="5ED80EA6" w14:textId="77777777" w:rsidR="007F3C6E" w:rsidRDefault="00002CBD">
      <w:pPr>
        <w:ind w:left="708"/>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w:t>
      </w:r>
      <w:r w:rsidR="00986328">
        <w:rPr>
          <w:rFonts w:ascii="Arial" w:hAnsi="Arial"/>
          <w:w w:val="106"/>
          <w:sz w:val="30"/>
          <w:szCs w:val="30"/>
        </w:rPr>
        <w:t xml:space="preserve"> – </w:t>
      </w:r>
      <w:r w:rsidRPr="00FA6585">
        <w:rPr>
          <w:rFonts w:ascii="Arial" w:hAnsi="Arial"/>
          <w:w w:val="106"/>
          <w:sz w:val="30"/>
          <w:szCs w:val="30"/>
        </w:rPr>
        <w:t xml:space="preserve">É uma </w:t>
      </w:r>
      <w:del w:id="1274" w:author="André" w:date="2015-03-09T12:15:00Z">
        <w:r w:rsidRPr="00FA6585" w:rsidDel="00AE61AA">
          <w:rPr>
            <w:rFonts w:ascii="Arial" w:hAnsi="Arial"/>
            <w:w w:val="106"/>
            <w:sz w:val="30"/>
            <w:szCs w:val="30"/>
          </w:rPr>
          <w:delText>modalidade</w:delText>
        </w:r>
      </w:del>
      <w:ins w:id="1275" w:author="André" w:date="2015-03-09T12:15:00Z">
        <w:r w:rsidR="00AE61AA">
          <w:rPr>
            <w:rFonts w:ascii="Arial" w:hAnsi="Arial"/>
            <w:w w:val="106"/>
            <w:sz w:val="30"/>
            <w:szCs w:val="30"/>
          </w:rPr>
          <w:t>forma</w:t>
        </w:r>
      </w:ins>
      <w:r w:rsidRPr="00FA6585">
        <w:rPr>
          <w:rFonts w:ascii="Arial" w:hAnsi="Arial"/>
          <w:w w:val="106"/>
          <w:sz w:val="30"/>
          <w:szCs w:val="30"/>
        </w:rPr>
        <w:t xml:space="preserve"> mais recente de financiamento, criada em 1997. A principal diferença do SFI para as demais </w:t>
      </w:r>
      <w:del w:id="1276" w:author="André" w:date="2015-03-09T12:14:00Z">
        <w:r w:rsidRPr="00FA6585" w:rsidDel="00AE61AA">
          <w:rPr>
            <w:rFonts w:ascii="Arial" w:hAnsi="Arial"/>
            <w:w w:val="106"/>
            <w:sz w:val="30"/>
            <w:szCs w:val="30"/>
          </w:rPr>
          <w:delText>modalidades</w:delText>
        </w:r>
      </w:del>
      <w:ins w:id="1277" w:author="André" w:date="2015-03-09T12:14:00Z">
        <w:r w:rsidR="00AE61AA">
          <w:rPr>
            <w:rFonts w:ascii="Arial" w:hAnsi="Arial"/>
            <w:w w:val="106"/>
            <w:sz w:val="30"/>
            <w:szCs w:val="30"/>
          </w:rPr>
          <w:t>formas</w:t>
        </w:r>
      </w:ins>
      <w:r w:rsidRPr="00FA6585">
        <w:rPr>
          <w:rFonts w:ascii="Arial" w:hAnsi="Arial"/>
          <w:w w:val="106"/>
          <w:sz w:val="30"/>
          <w:szCs w:val="30"/>
        </w:rPr>
        <w:t xml:space="preserve">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ao uso do mesmo. O mutuário também pode usar seu FGTS nos financiamentos do SFI. </w:t>
      </w:r>
    </w:p>
    <w:p w14:paraId="21B6EF17" w14:textId="77777777" w:rsidR="007F3C6E" w:rsidRDefault="00002CBD">
      <w:pPr>
        <w:ind w:left="708"/>
        <w:jc w:val="both"/>
        <w:rPr>
          <w:rFonts w:ascii="Arial" w:hAnsi="Arial"/>
          <w:w w:val="106"/>
          <w:sz w:val="30"/>
          <w:szCs w:val="30"/>
        </w:rPr>
      </w:pPr>
      <w:r w:rsidRPr="00FA6585">
        <w:rPr>
          <w:rFonts w:ascii="Arial" w:hAnsi="Arial"/>
          <w:b/>
          <w:w w:val="106"/>
          <w:sz w:val="30"/>
          <w:szCs w:val="30"/>
        </w:rPr>
        <w:t>Sistema de amortização Price</w:t>
      </w:r>
      <w:r w:rsidR="00986328">
        <w:rPr>
          <w:rFonts w:ascii="Arial" w:hAnsi="Arial"/>
          <w:b/>
          <w:w w:val="106"/>
          <w:sz w:val="30"/>
          <w:szCs w:val="30"/>
        </w:rPr>
        <w:t xml:space="preserve"> </w:t>
      </w:r>
      <w:r w:rsidR="00605D67" w:rsidRPr="00605D67">
        <w:rPr>
          <w:rFonts w:ascii="Arial" w:hAnsi="Arial"/>
          <w:w w:val="106"/>
          <w:sz w:val="30"/>
          <w:szCs w:val="30"/>
        </w:rPr>
        <w:t>–</w:t>
      </w:r>
      <w:r w:rsidR="00986328">
        <w:rPr>
          <w:rFonts w:ascii="Arial" w:hAnsi="Arial"/>
          <w:b/>
          <w:w w:val="106"/>
          <w:sz w:val="30"/>
          <w:szCs w:val="30"/>
        </w:rPr>
        <w:t xml:space="preserve"> </w:t>
      </w:r>
      <w:r w:rsidRPr="00FA6585">
        <w:rPr>
          <w:rFonts w:ascii="Arial" w:hAnsi="Arial"/>
          <w:w w:val="106"/>
          <w:sz w:val="30"/>
          <w:szCs w:val="30"/>
        </w:rPr>
        <w:t xml:space="preserve">Tabela que mostra as prestações referentes à amortização e aos juros de uma dívida, calculada de forma a ter um valor constante ao longo do período de pagamento. </w:t>
      </w:r>
    </w:p>
    <w:p w14:paraId="01FF17B5" w14:textId="77777777" w:rsidR="007F3C6E" w:rsidRDefault="00002CBD">
      <w:pPr>
        <w:ind w:left="708"/>
        <w:jc w:val="both"/>
        <w:rPr>
          <w:rFonts w:ascii="Arial" w:hAnsi="Arial"/>
          <w:w w:val="106"/>
          <w:sz w:val="30"/>
          <w:szCs w:val="30"/>
        </w:rPr>
      </w:pPr>
      <w:r w:rsidRPr="00FA6585">
        <w:rPr>
          <w:rFonts w:ascii="Arial" w:hAnsi="Arial"/>
          <w:b/>
          <w:w w:val="106"/>
          <w:sz w:val="30"/>
          <w:szCs w:val="30"/>
        </w:rPr>
        <w:t>Sistema de amortização SAC</w:t>
      </w:r>
      <w:r w:rsidR="00986328">
        <w:rPr>
          <w:rFonts w:ascii="Arial" w:hAnsi="Arial"/>
          <w:w w:val="106"/>
          <w:sz w:val="30"/>
          <w:szCs w:val="30"/>
        </w:rPr>
        <w:t xml:space="preserve"> – </w:t>
      </w:r>
      <w:r w:rsidRPr="00FA6585">
        <w:rPr>
          <w:rFonts w:ascii="Arial" w:hAnsi="Arial"/>
          <w:w w:val="106"/>
          <w:sz w:val="30"/>
          <w:szCs w:val="30"/>
        </w:rPr>
        <w:t xml:space="preserve">No Sistema de Amortização Constante as prestações e juros são decrescentes. Nesse sistema, o mutuário paga menos juros porque a amortização é mais rápida do que na Tabela Price. </w:t>
      </w:r>
    </w:p>
    <w:p w14:paraId="323D1FC5" w14:textId="77777777" w:rsidR="007F3C6E" w:rsidRDefault="00002CBD">
      <w:pPr>
        <w:ind w:left="708"/>
        <w:jc w:val="both"/>
        <w:rPr>
          <w:rFonts w:ascii="Arial" w:hAnsi="Arial"/>
          <w:w w:val="106"/>
          <w:sz w:val="30"/>
          <w:szCs w:val="30"/>
        </w:rPr>
      </w:pPr>
      <w:r w:rsidRPr="00FA6585">
        <w:rPr>
          <w:rFonts w:ascii="Arial" w:hAnsi="Arial"/>
          <w:b/>
          <w:w w:val="106"/>
          <w:sz w:val="30"/>
          <w:szCs w:val="30"/>
        </w:rPr>
        <w:t>Sistema de amortização Sacre</w:t>
      </w:r>
      <w:r w:rsidRPr="00FA6585">
        <w:rPr>
          <w:rFonts w:ascii="Arial" w:hAnsi="Arial"/>
          <w:w w:val="106"/>
          <w:sz w:val="30"/>
          <w:szCs w:val="30"/>
        </w:rPr>
        <w:t xml:space="preserve"> – Foi utilizado somente pela Caixa Econômica Federal, o Sistema de Amortização 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Price. </w:t>
      </w:r>
    </w:p>
    <w:p w14:paraId="6DF89811" w14:textId="77777777" w:rsidR="007F3C6E" w:rsidRDefault="00002CBD">
      <w:pPr>
        <w:ind w:left="708"/>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w:t>
      </w:r>
      <w:ins w:id="1278" w:author="André" w:date="2015-03-09T13:09:00Z">
        <w:r w:rsidR="00417C87">
          <w:rPr>
            <w:rFonts w:ascii="Arial" w:hAnsi="Arial"/>
            <w:w w:val="106"/>
            <w:sz w:val="30"/>
            <w:szCs w:val="30"/>
          </w:rPr>
          <w:t>.</w:t>
        </w:r>
      </w:ins>
      <w:r w:rsidRPr="00FA6585">
        <w:rPr>
          <w:rFonts w:ascii="Arial" w:hAnsi="Arial"/>
          <w:w w:val="106"/>
          <w:sz w:val="30"/>
          <w:szCs w:val="30"/>
        </w:rPr>
        <w:t xml:space="preserve"> </w:t>
      </w:r>
    </w:p>
    <w:p w14:paraId="74EEAA4D" w14:textId="77777777" w:rsidR="007F3C6E" w:rsidRDefault="00002CBD">
      <w:pPr>
        <w:ind w:left="708"/>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w:t>
      </w:r>
      <w:r w:rsidR="00986328">
        <w:rPr>
          <w:rFonts w:ascii="Arial" w:hAnsi="Arial"/>
          <w:w w:val="106"/>
          <w:sz w:val="30"/>
          <w:szCs w:val="30"/>
        </w:rPr>
        <w:t xml:space="preserve"> – </w:t>
      </w:r>
      <w:r w:rsidRPr="00FA6585">
        <w:rPr>
          <w:rFonts w:ascii="Arial" w:hAnsi="Arial"/>
          <w:w w:val="106"/>
          <w:sz w:val="30"/>
          <w:szCs w:val="30"/>
        </w:rPr>
        <w:t>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w:t>
      </w:r>
      <w:r w:rsidR="001137AA">
        <w:rPr>
          <w:rFonts w:ascii="Arial" w:hAnsi="Arial"/>
          <w:w w:val="106"/>
          <w:sz w:val="30"/>
          <w:szCs w:val="30"/>
        </w:rPr>
        <w:t>.</w:t>
      </w:r>
      <w:r w:rsidRPr="00FA6585">
        <w:rPr>
          <w:rFonts w:ascii="Arial" w:hAnsi="Arial"/>
          <w:w w:val="106"/>
          <w:sz w:val="30"/>
          <w:szCs w:val="30"/>
        </w:rPr>
        <w:t xml:space="preserve">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14:paraId="03083BFF" w14:textId="77777777" w:rsidR="007F3C6E" w:rsidRDefault="00002CBD">
      <w:pPr>
        <w:ind w:left="708"/>
        <w:jc w:val="both"/>
        <w:rPr>
          <w:rFonts w:ascii="Arial" w:hAnsi="Arial"/>
          <w:w w:val="106"/>
          <w:sz w:val="30"/>
          <w:szCs w:val="30"/>
        </w:rPr>
      </w:pPr>
      <w:r w:rsidRPr="00FA6585">
        <w:rPr>
          <w:rFonts w:ascii="Arial" w:hAnsi="Arial"/>
          <w:b/>
          <w:w w:val="106"/>
          <w:sz w:val="30"/>
          <w:szCs w:val="30"/>
        </w:rPr>
        <w:t>Tabela Price</w:t>
      </w:r>
      <w:r w:rsidR="00986328">
        <w:rPr>
          <w:rFonts w:ascii="Arial" w:hAnsi="Arial"/>
          <w:w w:val="106"/>
          <w:sz w:val="30"/>
          <w:szCs w:val="30"/>
        </w:rPr>
        <w:t xml:space="preserve"> – </w:t>
      </w:r>
      <w:r w:rsidRPr="00FA6585">
        <w:rPr>
          <w:rFonts w:ascii="Arial" w:hAnsi="Arial"/>
          <w:w w:val="106"/>
          <w:sz w:val="30"/>
          <w:szCs w:val="30"/>
        </w:rPr>
        <w:t xml:space="preserve">O mesmo que Sistema de Amortização Price. </w:t>
      </w:r>
    </w:p>
    <w:p w14:paraId="6DF24807" w14:textId="77777777" w:rsidR="007F3C6E" w:rsidRDefault="00002CBD">
      <w:pPr>
        <w:ind w:left="708"/>
        <w:jc w:val="both"/>
        <w:rPr>
          <w:rFonts w:ascii="Arial" w:hAnsi="Arial"/>
          <w:w w:val="106"/>
          <w:sz w:val="30"/>
          <w:szCs w:val="30"/>
        </w:rPr>
      </w:pPr>
      <w:r w:rsidRPr="00FA6585">
        <w:rPr>
          <w:rFonts w:ascii="Arial" w:hAnsi="Arial"/>
          <w:b/>
          <w:w w:val="106"/>
          <w:sz w:val="30"/>
          <w:szCs w:val="30"/>
        </w:rPr>
        <w:t>Taxa</w:t>
      </w:r>
      <w:r w:rsidR="00986328">
        <w:rPr>
          <w:rFonts w:ascii="Arial" w:hAnsi="Arial"/>
          <w:w w:val="106"/>
          <w:sz w:val="30"/>
          <w:szCs w:val="30"/>
        </w:rPr>
        <w:t xml:space="preserve"> – </w:t>
      </w:r>
      <w:r w:rsidRPr="00FA6585">
        <w:rPr>
          <w:rFonts w:ascii="Arial" w:hAnsi="Arial"/>
          <w:w w:val="106"/>
          <w:sz w:val="30"/>
          <w:szCs w:val="30"/>
        </w:rPr>
        <w:t xml:space="preserve">Tributo ou imposto cobrado como remuneração de serviços específicos prestados ao contribuinte ou postos à disposição deste. </w:t>
      </w:r>
    </w:p>
    <w:p w14:paraId="02C21CB3" w14:textId="77777777" w:rsidR="007F3C6E" w:rsidRDefault="00002CBD">
      <w:pPr>
        <w:ind w:left="708"/>
        <w:jc w:val="both"/>
        <w:rPr>
          <w:rFonts w:ascii="Arial" w:hAnsi="Arial"/>
          <w:w w:val="106"/>
          <w:sz w:val="30"/>
          <w:szCs w:val="30"/>
        </w:rPr>
      </w:pPr>
      <w:r w:rsidRPr="00FA6585">
        <w:rPr>
          <w:rFonts w:ascii="Arial" w:hAnsi="Arial"/>
          <w:b/>
          <w:w w:val="106"/>
          <w:sz w:val="30"/>
          <w:szCs w:val="30"/>
        </w:rPr>
        <w:t>Taxa efetiva</w:t>
      </w:r>
      <w:r w:rsidR="00986328">
        <w:rPr>
          <w:rFonts w:ascii="Arial" w:hAnsi="Arial"/>
          <w:w w:val="106"/>
          <w:sz w:val="30"/>
          <w:szCs w:val="30"/>
        </w:rPr>
        <w:t xml:space="preserve"> – </w:t>
      </w:r>
      <w:r w:rsidRPr="00FA6585">
        <w:rPr>
          <w:rFonts w:ascii="Arial" w:hAnsi="Arial"/>
          <w:w w:val="106"/>
          <w:sz w:val="30"/>
          <w:szCs w:val="30"/>
        </w:rPr>
        <w:t>É a taxa resultante da aplicação periódica do juro previsto na taxa nominal. Por exemplo, a uma taxa nominal de 12% ao ano, a taxa efetiva será de 1</w:t>
      </w:r>
      <w:r w:rsidR="001137AA">
        <w:rPr>
          <w:rFonts w:ascii="Arial" w:hAnsi="Arial"/>
          <w:w w:val="106"/>
          <w:sz w:val="30"/>
          <w:szCs w:val="30"/>
        </w:rPr>
        <w:t>%</w:t>
      </w:r>
      <w:r w:rsidRPr="00FA6585">
        <w:rPr>
          <w:rFonts w:ascii="Arial" w:hAnsi="Arial"/>
          <w:w w:val="106"/>
          <w:sz w:val="30"/>
          <w:szCs w:val="30"/>
        </w:rPr>
        <w:t xml:space="preserve"> ao mês. Como a aplicação desse percentual é feita mês a mês, juro sobre juro, a taxa total, no final de um ano, não será mais os 12% contratados, e sim 12,68%. </w:t>
      </w:r>
    </w:p>
    <w:p w14:paraId="6BD3B5A6" w14:textId="77777777" w:rsidR="007F3C6E" w:rsidRDefault="00002CBD">
      <w:pPr>
        <w:ind w:left="708"/>
        <w:jc w:val="both"/>
        <w:rPr>
          <w:rFonts w:ascii="Arial" w:hAnsi="Arial"/>
          <w:w w:val="106"/>
          <w:sz w:val="30"/>
          <w:szCs w:val="30"/>
        </w:rPr>
      </w:pPr>
      <w:r w:rsidRPr="00FA6585">
        <w:rPr>
          <w:rFonts w:ascii="Arial" w:hAnsi="Arial"/>
          <w:b/>
          <w:w w:val="106"/>
          <w:sz w:val="30"/>
          <w:szCs w:val="30"/>
        </w:rPr>
        <w:t>Taxa nominal</w:t>
      </w:r>
      <w:r w:rsidR="00986328">
        <w:rPr>
          <w:rFonts w:ascii="Arial" w:hAnsi="Arial"/>
          <w:w w:val="106"/>
          <w:sz w:val="30"/>
          <w:szCs w:val="30"/>
        </w:rPr>
        <w:t xml:space="preserve"> – </w:t>
      </w:r>
      <w:r w:rsidRPr="00FA6585">
        <w:rPr>
          <w:rFonts w:ascii="Arial" w:hAnsi="Arial"/>
          <w:w w:val="106"/>
          <w:sz w:val="30"/>
          <w:szCs w:val="30"/>
        </w:rPr>
        <w:t xml:space="preserve">É a taxa de juro firmada em contrato, que se acrescentará às prestações. Nos contratos de financiamento imobiliário pelo SFH, por exemplo, a taxa nominal máxima é de 12%. Veja taxa efetiva. </w:t>
      </w:r>
    </w:p>
    <w:p w14:paraId="33EC8B1B" w14:textId="77777777" w:rsidR="007F3C6E" w:rsidRDefault="00002CBD">
      <w:pPr>
        <w:ind w:left="708"/>
        <w:jc w:val="both"/>
        <w:rPr>
          <w:rFonts w:ascii="Arial" w:hAnsi="Arial"/>
          <w:w w:val="106"/>
          <w:sz w:val="30"/>
          <w:szCs w:val="30"/>
        </w:rPr>
      </w:pPr>
      <w:r w:rsidRPr="00FA6585">
        <w:rPr>
          <w:rFonts w:ascii="Arial" w:hAnsi="Arial"/>
          <w:b/>
          <w:w w:val="106"/>
          <w:sz w:val="30"/>
          <w:szCs w:val="30"/>
        </w:rPr>
        <w:t>Terras devolutas</w:t>
      </w:r>
      <w:r w:rsidR="00986328">
        <w:rPr>
          <w:rFonts w:ascii="Arial" w:hAnsi="Arial"/>
          <w:w w:val="106"/>
          <w:sz w:val="30"/>
          <w:szCs w:val="30"/>
        </w:rPr>
        <w:t xml:space="preserve"> – </w:t>
      </w:r>
      <w:r w:rsidRPr="00FA6585">
        <w:rPr>
          <w:rFonts w:ascii="Arial" w:hAnsi="Arial"/>
          <w:w w:val="106"/>
          <w:sz w:val="30"/>
          <w:szCs w:val="30"/>
        </w:rPr>
        <w:t xml:space="preserve">Do latim devolvere, devolutu: derrubado, precipitado, lançado à deriva. No latim medieval, devolvere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14:paraId="14A167A6" w14:textId="77777777" w:rsidR="007F3C6E" w:rsidRDefault="00002CBD">
      <w:pPr>
        <w:ind w:left="708"/>
        <w:jc w:val="both"/>
        <w:rPr>
          <w:rFonts w:ascii="Arial" w:hAnsi="Arial"/>
          <w:w w:val="106"/>
          <w:sz w:val="30"/>
          <w:szCs w:val="30"/>
        </w:rPr>
      </w:pPr>
      <w:r w:rsidRPr="00FA6585">
        <w:rPr>
          <w:rFonts w:ascii="Arial" w:hAnsi="Arial"/>
          <w:b/>
          <w:w w:val="106"/>
          <w:sz w:val="30"/>
          <w:szCs w:val="30"/>
        </w:rPr>
        <w:t>Terreno de Marinha</w:t>
      </w:r>
      <w:r w:rsidR="00986328">
        <w:rPr>
          <w:rFonts w:ascii="Arial" w:hAnsi="Arial"/>
          <w:w w:val="106"/>
          <w:sz w:val="30"/>
          <w:szCs w:val="30"/>
        </w:rPr>
        <w:t xml:space="preserve"> – </w:t>
      </w:r>
      <w:r w:rsidRPr="00FA6585">
        <w:rPr>
          <w:rFonts w:ascii="Arial" w:hAnsi="Arial"/>
          <w:w w:val="106"/>
          <w:sz w:val="30"/>
          <w:szCs w:val="30"/>
        </w:rPr>
        <w:t xml:space="preserve">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14:paraId="0F1200CF" w14:textId="77777777" w:rsidR="007F3C6E" w:rsidRDefault="00002CBD">
      <w:pPr>
        <w:ind w:left="708"/>
        <w:jc w:val="both"/>
        <w:rPr>
          <w:rFonts w:ascii="Arial" w:hAnsi="Arial"/>
          <w:w w:val="106"/>
          <w:sz w:val="30"/>
          <w:szCs w:val="30"/>
        </w:rPr>
      </w:pPr>
      <w:r w:rsidRPr="00FA6585">
        <w:rPr>
          <w:rFonts w:ascii="Arial" w:hAnsi="Arial"/>
          <w:b/>
          <w:w w:val="106"/>
          <w:sz w:val="30"/>
          <w:szCs w:val="30"/>
        </w:rPr>
        <w:t>Título de Propriedade</w:t>
      </w:r>
      <w:r w:rsidR="00986328">
        <w:rPr>
          <w:rFonts w:ascii="Arial" w:hAnsi="Arial"/>
          <w:w w:val="106"/>
          <w:sz w:val="30"/>
          <w:szCs w:val="30"/>
        </w:rPr>
        <w:t xml:space="preserve"> – </w:t>
      </w:r>
      <w:r w:rsidRPr="00FA6585">
        <w:rPr>
          <w:rFonts w:ascii="Arial" w:hAnsi="Arial"/>
          <w:w w:val="106"/>
          <w:sz w:val="30"/>
          <w:szCs w:val="30"/>
        </w:rPr>
        <w:t xml:space="preserve">Documento que formaliza um negócio jurídico cujo objeto é a aquisição da propriedade de um bem e a sua transferência em favor do comprador, desde que devidamente registrada. É um direito de propriedade sobre determinado bem. </w:t>
      </w:r>
    </w:p>
    <w:p w14:paraId="40B5ACD6"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TR </w:t>
      </w:r>
      <w:r w:rsidRPr="00417C87">
        <w:rPr>
          <w:rFonts w:ascii="Arial" w:hAnsi="Arial"/>
          <w:w w:val="106"/>
          <w:sz w:val="30"/>
          <w:szCs w:val="30"/>
          <w:rPrChange w:id="1279" w:author="André" w:date="2015-03-09T13:10:00Z">
            <w:rPr>
              <w:rFonts w:ascii="Arial" w:hAnsi="Arial"/>
              <w:b/>
              <w:w w:val="106"/>
              <w:sz w:val="30"/>
              <w:szCs w:val="30"/>
            </w:rPr>
          </w:rPrChange>
        </w:rPr>
        <w:t>(Taxa referencial de juros)</w:t>
      </w:r>
      <w:r w:rsidR="00986328">
        <w:rPr>
          <w:rFonts w:ascii="Arial" w:hAnsi="Arial"/>
          <w:w w:val="106"/>
          <w:sz w:val="30"/>
          <w:szCs w:val="30"/>
        </w:rPr>
        <w:t xml:space="preserve"> – </w:t>
      </w:r>
      <w:r w:rsidRPr="00FA6585">
        <w:rPr>
          <w:rFonts w:ascii="Arial" w:hAnsi="Arial"/>
          <w:w w:val="106"/>
          <w:sz w:val="30"/>
          <w:szCs w:val="30"/>
        </w:rPr>
        <w:t xml:space="preserve">Taxa divulgada mensalmente pelo Banco Central, a partir de fevereiro de 1991, calculada com base na remuneração mensal média dos depósitos ou aplicações em instituições financeiras, e que é utilizada como indexador de débitos fiscais, contratos privados etc. É um índice muito aplicado para reajustes das prestações dos contratos de financiamento imobiliário. </w:t>
      </w:r>
    </w:p>
    <w:p w14:paraId="14B46AF5" w14:textId="77777777" w:rsidR="007F3C6E" w:rsidRDefault="00002CBD">
      <w:pPr>
        <w:ind w:left="708"/>
        <w:jc w:val="both"/>
        <w:rPr>
          <w:rFonts w:ascii="Arial" w:hAnsi="Arial"/>
          <w:w w:val="106"/>
          <w:sz w:val="30"/>
          <w:szCs w:val="30"/>
        </w:rPr>
      </w:pPr>
      <w:r w:rsidRPr="00FA6585">
        <w:rPr>
          <w:rFonts w:ascii="Arial" w:hAnsi="Arial"/>
          <w:b/>
          <w:w w:val="106"/>
          <w:sz w:val="30"/>
          <w:szCs w:val="30"/>
        </w:rPr>
        <w:t>Transmissão de propriedade</w:t>
      </w:r>
      <w:r w:rsidR="00986328">
        <w:rPr>
          <w:rFonts w:ascii="Arial" w:hAnsi="Arial"/>
          <w:w w:val="106"/>
          <w:sz w:val="30"/>
          <w:szCs w:val="30"/>
        </w:rPr>
        <w:t xml:space="preserve"> – </w:t>
      </w:r>
      <w:r w:rsidRPr="00FA6585">
        <w:rPr>
          <w:rFonts w:ascii="Arial" w:hAnsi="Arial"/>
          <w:w w:val="106"/>
          <w:sz w:val="30"/>
          <w:szCs w:val="30"/>
        </w:rPr>
        <w:t xml:space="preserve">Transferência e aquisição de propriedade entre pessoas vivas ou devido ao falecimento de uma pessoa. </w:t>
      </w:r>
    </w:p>
    <w:p w14:paraId="6877EAFB" w14:textId="77777777" w:rsidR="008705B1" w:rsidRDefault="008705B1">
      <w:pPr>
        <w:ind w:left="708"/>
        <w:jc w:val="both"/>
        <w:rPr>
          <w:ins w:id="1280" w:author="André" w:date="2015-03-09T12:26:00Z"/>
          <w:rFonts w:ascii="Arial" w:eastAsiaTheme="minorEastAsia" w:hAnsi="Arial" w:cs="Arial"/>
          <w:sz w:val="30"/>
          <w:szCs w:val="30"/>
        </w:rPr>
      </w:pPr>
      <w:ins w:id="1281" w:author="André" w:date="2015-03-09T12:26:00Z">
        <w:r>
          <w:rPr>
            <w:rFonts w:ascii="Arial" w:eastAsiaTheme="minorEastAsia" w:hAnsi="Arial" w:cs="Arial"/>
            <w:b/>
            <w:bCs/>
            <w:sz w:val="30"/>
            <w:szCs w:val="30"/>
          </w:rPr>
          <w:t xml:space="preserve">Unidade </w:t>
        </w:r>
        <w:r w:rsidRPr="0072313D">
          <w:rPr>
            <w:rFonts w:ascii="Arial" w:eastAsiaTheme="minorEastAsia" w:hAnsi="Arial" w:cs="Arial"/>
            <w:b/>
            <w:bCs/>
            <w:sz w:val="30"/>
            <w:szCs w:val="30"/>
          </w:rPr>
          <w:t>autônom</w:t>
        </w:r>
        <w:r>
          <w:rPr>
            <w:rFonts w:ascii="Arial" w:eastAsiaTheme="minorEastAsia" w:hAnsi="Arial" w:cs="Arial"/>
            <w:b/>
            <w:bCs/>
            <w:sz w:val="30"/>
            <w:szCs w:val="30"/>
          </w:rPr>
          <w:t>a –</w:t>
        </w:r>
        <w:r w:rsidRPr="0072313D">
          <w:rPr>
            <w:rFonts w:ascii="Arial" w:eastAsiaTheme="minorEastAsia" w:hAnsi="Arial" w:cs="Arial"/>
            <w:sz w:val="30"/>
            <w:szCs w:val="30"/>
          </w:rPr>
          <w:t xml:space="preserve"> São as diversas partes em que o edifício foi dividido, através da propriedade horizontal (podem ser casas, garagens, lojas</w:t>
        </w:r>
        <w:r>
          <w:rPr>
            <w:rFonts w:ascii="Arial" w:eastAsiaTheme="minorEastAsia" w:hAnsi="Arial" w:cs="Arial"/>
            <w:sz w:val="30"/>
            <w:szCs w:val="30"/>
          </w:rPr>
          <w:t>,</w:t>
        </w:r>
        <w:r w:rsidRPr="0072313D">
          <w:rPr>
            <w:rFonts w:ascii="Arial" w:eastAsiaTheme="minorEastAsia" w:hAnsi="Arial" w:cs="Arial"/>
            <w:sz w:val="30"/>
            <w:szCs w:val="30"/>
          </w:rPr>
          <w:t xml:space="preserve"> etc</w:t>
        </w:r>
        <w:r>
          <w:rPr>
            <w:rFonts w:ascii="Arial" w:eastAsiaTheme="minorEastAsia" w:hAnsi="Arial" w:cs="Arial"/>
            <w:sz w:val="30"/>
            <w:szCs w:val="30"/>
          </w:rPr>
          <w:t>.</w:t>
        </w:r>
        <w:r w:rsidRPr="0072313D">
          <w:rPr>
            <w:rFonts w:ascii="Arial" w:eastAsiaTheme="minorEastAsia" w:hAnsi="Arial" w:cs="Arial"/>
            <w:sz w:val="30"/>
            <w:szCs w:val="30"/>
          </w:rPr>
          <w:t>).</w:t>
        </w:r>
      </w:ins>
    </w:p>
    <w:p w14:paraId="5B7E7EF1" w14:textId="77777777" w:rsidR="007F3C6E" w:rsidRDefault="00002CBD">
      <w:pPr>
        <w:ind w:left="708"/>
        <w:jc w:val="both"/>
        <w:rPr>
          <w:rFonts w:ascii="Arial" w:hAnsi="Arial"/>
          <w:w w:val="106"/>
          <w:sz w:val="30"/>
          <w:szCs w:val="30"/>
        </w:rPr>
      </w:pPr>
      <w:r w:rsidRPr="00FA6585">
        <w:rPr>
          <w:rFonts w:ascii="Arial" w:hAnsi="Arial"/>
          <w:b/>
          <w:w w:val="106"/>
          <w:sz w:val="30"/>
          <w:szCs w:val="30"/>
        </w:rPr>
        <w:t>Unidade de cobertura d</w:t>
      </w:r>
      <w:r w:rsidR="001137AA">
        <w:rPr>
          <w:rFonts w:ascii="Arial" w:hAnsi="Arial"/>
          <w:b/>
          <w:w w:val="106"/>
          <w:sz w:val="30"/>
          <w:szCs w:val="30"/>
        </w:rPr>
        <w:t>u</w:t>
      </w:r>
      <w:r w:rsidRPr="00FA6585">
        <w:rPr>
          <w:rFonts w:ascii="Arial" w:hAnsi="Arial"/>
          <w:b/>
          <w:w w:val="106"/>
          <w:sz w:val="30"/>
          <w:szCs w:val="30"/>
        </w:rPr>
        <w:t>plex/tr</w:t>
      </w:r>
      <w:r w:rsidR="001137AA">
        <w:rPr>
          <w:rFonts w:ascii="Arial" w:hAnsi="Arial"/>
          <w:b/>
          <w:w w:val="106"/>
          <w:sz w:val="30"/>
          <w:szCs w:val="30"/>
        </w:rPr>
        <w:t>i</w:t>
      </w:r>
      <w:r w:rsidRPr="00FA6585">
        <w:rPr>
          <w:rFonts w:ascii="Arial" w:hAnsi="Arial"/>
          <w:b/>
          <w:w w:val="106"/>
          <w:sz w:val="30"/>
          <w:szCs w:val="30"/>
        </w:rPr>
        <w:t>plex</w:t>
      </w:r>
      <w:r w:rsidR="00986328">
        <w:rPr>
          <w:rFonts w:ascii="Arial" w:hAnsi="Arial"/>
          <w:w w:val="106"/>
          <w:sz w:val="30"/>
          <w:szCs w:val="30"/>
        </w:rPr>
        <w:t xml:space="preserve"> – </w:t>
      </w:r>
      <w:r w:rsidRPr="00FA6585">
        <w:rPr>
          <w:rFonts w:ascii="Arial" w:hAnsi="Arial"/>
          <w:w w:val="106"/>
          <w:sz w:val="30"/>
          <w:szCs w:val="30"/>
        </w:rPr>
        <w:t xml:space="preserve">Unidade de um prédio residencial ou comercial, localizada no último pavimento da edificação, com dependências de uma ou mais partes privativas localizadas acima ou abaixo desta. </w:t>
      </w:r>
    </w:p>
    <w:p w14:paraId="1ED8C2A3" w14:textId="77777777" w:rsidR="007F3C6E" w:rsidRDefault="00002CBD">
      <w:pPr>
        <w:ind w:left="708"/>
        <w:jc w:val="both"/>
        <w:rPr>
          <w:rFonts w:ascii="Arial" w:hAnsi="Arial"/>
          <w:w w:val="106"/>
          <w:sz w:val="30"/>
          <w:szCs w:val="30"/>
        </w:rPr>
      </w:pPr>
      <w:r w:rsidRPr="00FA6585">
        <w:rPr>
          <w:rFonts w:ascii="Arial" w:hAnsi="Arial"/>
          <w:b/>
          <w:w w:val="106"/>
          <w:sz w:val="30"/>
          <w:szCs w:val="30"/>
        </w:rPr>
        <w:t>Unidade de cobertura linear</w:t>
      </w:r>
      <w:r w:rsidR="00986328">
        <w:rPr>
          <w:rFonts w:ascii="Arial" w:hAnsi="Arial"/>
          <w:w w:val="106"/>
          <w:sz w:val="30"/>
          <w:szCs w:val="30"/>
        </w:rPr>
        <w:t xml:space="preserve"> – </w:t>
      </w:r>
      <w:r w:rsidRPr="00FA6585">
        <w:rPr>
          <w:rFonts w:ascii="Arial" w:hAnsi="Arial"/>
          <w:w w:val="106"/>
          <w:sz w:val="30"/>
          <w:szCs w:val="30"/>
        </w:rPr>
        <w:t xml:space="preserve">Unidade de um prédio residencial ou comercial, localizada no último pavimento da edificação e constituída de um único pavimento. </w:t>
      </w:r>
    </w:p>
    <w:p w14:paraId="7CAFADF2" w14:textId="77777777" w:rsidR="007F3C6E" w:rsidRDefault="00002CBD">
      <w:pPr>
        <w:ind w:left="708"/>
        <w:jc w:val="both"/>
        <w:rPr>
          <w:rFonts w:ascii="Arial" w:hAnsi="Arial"/>
          <w:w w:val="106"/>
          <w:sz w:val="30"/>
          <w:szCs w:val="30"/>
        </w:rPr>
      </w:pPr>
      <w:r w:rsidRPr="00FA6585">
        <w:rPr>
          <w:rFonts w:ascii="Arial" w:hAnsi="Arial"/>
          <w:b/>
          <w:w w:val="106"/>
          <w:sz w:val="30"/>
          <w:szCs w:val="30"/>
        </w:rPr>
        <w:t>Unidade tipo</w:t>
      </w:r>
      <w:r w:rsidR="00986328">
        <w:rPr>
          <w:rFonts w:ascii="Arial" w:hAnsi="Arial"/>
          <w:w w:val="106"/>
          <w:sz w:val="30"/>
          <w:szCs w:val="30"/>
        </w:rPr>
        <w:t xml:space="preserve"> – </w:t>
      </w:r>
      <w:r w:rsidRPr="00FA6585">
        <w:rPr>
          <w:rFonts w:ascii="Arial" w:hAnsi="Arial"/>
          <w:w w:val="106"/>
          <w:sz w:val="30"/>
          <w:szCs w:val="30"/>
        </w:rPr>
        <w:t xml:space="preserve">Unidade de um prédio residencial ou comercial, localizada entre o primeiro e o penúltimo pavimento da edificação. </w:t>
      </w:r>
    </w:p>
    <w:p w14:paraId="7AB108BC" w14:textId="77777777" w:rsidR="007F3C6E" w:rsidRDefault="00002CBD">
      <w:pPr>
        <w:ind w:left="708"/>
        <w:jc w:val="both"/>
        <w:rPr>
          <w:rFonts w:ascii="Arial" w:hAnsi="Arial"/>
          <w:w w:val="106"/>
          <w:sz w:val="30"/>
          <w:szCs w:val="30"/>
        </w:rPr>
      </w:pPr>
      <w:r w:rsidRPr="00FA6585">
        <w:rPr>
          <w:rFonts w:ascii="Arial" w:hAnsi="Arial"/>
          <w:b/>
          <w:w w:val="106"/>
          <w:sz w:val="30"/>
          <w:szCs w:val="30"/>
        </w:rPr>
        <w:t>Unidade tipo duplex/tr</w:t>
      </w:r>
      <w:r w:rsidR="001137AA">
        <w:rPr>
          <w:rFonts w:ascii="Arial" w:hAnsi="Arial"/>
          <w:b/>
          <w:w w:val="106"/>
          <w:sz w:val="30"/>
          <w:szCs w:val="30"/>
        </w:rPr>
        <w:t>i</w:t>
      </w:r>
      <w:r w:rsidRPr="00FA6585">
        <w:rPr>
          <w:rFonts w:ascii="Arial" w:hAnsi="Arial"/>
          <w:b/>
          <w:w w:val="106"/>
          <w:sz w:val="30"/>
          <w:szCs w:val="30"/>
        </w:rPr>
        <w:t>plex</w:t>
      </w:r>
      <w:r w:rsidR="00986328">
        <w:rPr>
          <w:rFonts w:ascii="Arial" w:hAnsi="Arial"/>
          <w:b/>
          <w:w w:val="106"/>
          <w:sz w:val="30"/>
          <w:szCs w:val="30"/>
        </w:rPr>
        <w:t xml:space="preserve"> – </w:t>
      </w:r>
      <w:r w:rsidRPr="00FA6585">
        <w:rPr>
          <w:rFonts w:ascii="Arial" w:hAnsi="Arial"/>
          <w:w w:val="106"/>
          <w:sz w:val="30"/>
          <w:szCs w:val="30"/>
        </w:rPr>
        <w:t xml:space="preserve">Unidade de um prédio residencial ou comercial, localizada entre o primeiro e o penúltimo pavimento da edificação, com dependências de urna ou mais partes privativas, localizadas acima ou abaixo desta. </w:t>
      </w:r>
    </w:p>
    <w:p w14:paraId="74A8FCD2" w14:textId="77777777" w:rsidR="007F3C6E" w:rsidRDefault="00002CBD">
      <w:pPr>
        <w:ind w:left="708"/>
        <w:jc w:val="both"/>
        <w:rPr>
          <w:rFonts w:ascii="Arial" w:hAnsi="Arial"/>
          <w:w w:val="106"/>
          <w:sz w:val="30"/>
          <w:szCs w:val="30"/>
        </w:rPr>
      </w:pPr>
      <w:r w:rsidRPr="00FA6585">
        <w:rPr>
          <w:rFonts w:ascii="Arial" w:hAnsi="Arial"/>
          <w:b/>
          <w:w w:val="106"/>
          <w:sz w:val="30"/>
          <w:szCs w:val="30"/>
        </w:rPr>
        <w:t>Usucapião</w:t>
      </w:r>
      <w:ins w:id="1282" w:author="André" w:date="2015-03-09T13:05:00Z">
        <w:r w:rsidR="008D089B">
          <w:rPr>
            <w:rFonts w:ascii="Arial" w:hAnsi="Arial"/>
            <w:b/>
            <w:w w:val="106"/>
            <w:sz w:val="30"/>
            <w:szCs w:val="30"/>
          </w:rPr>
          <w:t xml:space="preserve"> urbano</w:t>
        </w:r>
      </w:ins>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14:paraId="11F7ED1E" w14:textId="77777777" w:rsidR="007F3C6E" w:rsidRDefault="00002CBD">
      <w:pPr>
        <w:ind w:left="708"/>
        <w:jc w:val="both"/>
        <w:rPr>
          <w:rFonts w:ascii="Arial" w:hAnsi="Arial"/>
          <w:w w:val="106"/>
          <w:sz w:val="30"/>
          <w:szCs w:val="30"/>
        </w:rPr>
      </w:pPr>
      <w:r w:rsidRPr="00FA6585">
        <w:rPr>
          <w:rFonts w:ascii="Arial" w:hAnsi="Arial"/>
          <w:b/>
          <w:w w:val="106"/>
          <w:sz w:val="30"/>
          <w:szCs w:val="30"/>
        </w:rPr>
        <w:t>Usufruto</w:t>
      </w:r>
      <w:r w:rsidR="00986328">
        <w:rPr>
          <w:rFonts w:ascii="Arial" w:hAnsi="Arial"/>
          <w:w w:val="106"/>
          <w:sz w:val="30"/>
          <w:szCs w:val="30"/>
        </w:rPr>
        <w:t xml:space="preserve"> – </w:t>
      </w:r>
      <w:r w:rsidRPr="00FA6585">
        <w:rPr>
          <w:rFonts w:ascii="Arial" w:hAnsi="Arial"/>
          <w:w w:val="106"/>
          <w:sz w:val="30"/>
          <w:szCs w:val="30"/>
        </w:rPr>
        <w:t>É o direito real</w:t>
      </w:r>
      <w:r w:rsidR="001137AA">
        <w:rPr>
          <w:rFonts w:ascii="Arial" w:hAnsi="Arial"/>
          <w:w w:val="106"/>
          <w:sz w:val="30"/>
          <w:szCs w:val="30"/>
        </w:rPr>
        <w:t>,</w:t>
      </w:r>
      <w:r w:rsidRPr="00FA6585">
        <w:rPr>
          <w:rFonts w:ascii="Arial" w:hAnsi="Arial"/>
          <w:w w:val="106"/>
          <w:sz w:val="30"/>
          <w:szCs w:val="30"/>
        </w:rPr>
        <w:t xml:space="preserve"> conferido a uma pessoa durante certo tempo, que a autoriza a retirar e usufruir de coisa alheia, frutos e utilidades que ela produz. O usufruto pode recair em um ou mais bens, móveis ou imóveis, em um patrimônio inteiro ou parte deste, abrangendo-lhe, no todo ou em parte, os frutos e utilidades. O proprietário não perde o direito de propriedade do bem para o usufrutuário. O usufruto de imóveis</w:t>
      </w:r>
      <w:del w:id="1283" w:author="André" w:date="2015-03-09T13:05:00Z">
        <w:r w:rsidRPr="00FA6585" w:rsidDel="008D089B">
          <w:rPr>
            <w:rFonts w:ascii="Arial" w:hAnsi="Arial"/>
            <w:w w:val="106"/>
            <w:sz w:val="30"/>
            <w:szCs w:val="30"/>
          </w:rPr>
          <w:delText>, quando não resulta de direito de família,</w:delText>
        </w:r>
      </w:del>
      <w:r w:rsidRPr="00FA6585">
        <w:rPr>
          <w:rFonts w:ascii="Arial" w:hAnsi="Arial"/>
          <w:w w:val="106"/>
          <w:sz w:val="30"/>
          <w:szCs w:val="30"/>
        </w:rPr>
        <w:t xml:space="preserve"> depende da inscrição no registro imobiliário. </w:t>
      </w:r>
    </w:p>
    <w:p w14:paraId="6F504FDE" w14:textId="77777777" w:rsidR="007F3C6E" w:rsidRDefault="00002CBD">
      <w:pPr>
        <w:ind w:left="708"/>
        <w:jc w:val="both"/>
        <w:rPr>
          <w:rFonts w:ascii="Arial" w:hAnsi="Arial"/>
          <w:w w:val="106"/>
          <w:sz w:val="30"/>
          <w:szCs w:val="30"/>
        </w:rPr>
      </w:pPr>
      <w:r w:rsidRPr="00FA6585">
        <w:rPr>
          <w:rFonts w:ascii="Arial" w:hAnsi="Arial"/>
          <w:b/>
          <w:w w:val="106"/>
          <w:sz w:val="30"/>
          <w:szCs w:val="30"/>
        </w:rPr>
        <w:t>Valor nominal</w:t>
      </w:r>
      <w:r w:rsidR="00986328">
        <w:rPr>
          <w:rFonts w:ascii="Arial" w:hAnsi="Arial"/>
          <w:w w:val="106"/>
          <w:sz w:val="30"/>
          <w:szCs w:val="30"/>
        </w:rPr>
        <w:t xml:space="preserve"> – </w:t>
      </w:r>
      <w:r w:rsidRPr="00FA6585">
        <w:rPr>
          <w:rFonts w:ascii="Arial" w:hAnsi="Arial"/>
          <w:w w:val="106"/>
          <w:sz w:val="30"/>
          <w:szCs w:val="30"/>
        </w:rPr>
        <w:t xml:space="preserve">Valor que está expresso em um título, cuja fixação está certa e determinada. Em matéria de títulos de crédito, o valor nominal do título está na quantia que deve ser paga, que vem a ser um dos requisitos essenciais de que se deve revestir todo título de crédito, sob pena de invalidado. </w:t>
      </w:r>
    </w:p>
    <w:p w14:paraId="7714EBC9" w14:textId="77777777" w:rsidR="007F3C6E" w:rsidRDefault="00002CBD">
      <w:pPr>
        <w:ind w:left="708"/>
        <w:jc w:val="both"/>
        <w:rPr>
          <w:ins w:id="1284" w:author="Luiz Fernando Moura" w:date="2015-03-11T09:32:00Z"/>
          <w:rFonts w:ascii="Arial" w:hAnsi="Arial"/>
          <w:w w:val="106"/>
          <w:sz w:val="30"/>
          <w:szCs w:val="30"/>
        </w:rPr>
      </w:pPr>
      <w:r w:rsidRPr="00FA6585">
        <w:rPr>
          <w:rFonts w:ascii="Arial" w:hAnsi="Arial"/>
          <w:b/>
          <w:w w:val="106"/>
          <w:sz w:val="30"/>
          <w:szCs w:val="30"/>
        </w:rPr>
        <w:t>Valor venal</w:t>
      </w:r>
      <w:r w:rsidR="00986328">
        <w:rPr>
          <w:rFonts w:ascii="Arial" w:hAnsi="Arial"/>
          <w:w w:val="106"/>
          <w:sz w:val="30"/>
          <w:szCs w:val="30"/>
        </w:rPr>
        <w:t xml:space="preserve"> – </w:t>
      </w:r>
      <w:r w:rsidRPr="00FA6585">
        <w:rPr>
          <w:rFonts w:ascii="Arial" w:hAnsi="Arial"/>
          <w:w w:val="106"/>
          <w:sz w:val="30"/>
          <w:szCs w:val="30"/>
        </w:rPr>
        <w:t xml:space="preserve">É o valor de venda de um bem (levando-se em consideração a metragem, localização, destinação e o tipo de imóvel). Valor de venda estimado. Preço que o bem pode alcançar no mercado. </w:t>
      </w:r>
    </w:p>
    <w:p w14:paraId="78A66CD6" w14:textId="77777777" w:rsidR="003F5591" w:rsidRDefault="003F5591">
      <w:pPr>
        <w:ind w:left="708"/>
        <w:jc w:val="both"/>
        <w:rPr>
          <w:rFonts w:ascii="Arial" w:hAnsi="Arial"/>
          <w:w w:val="106"/>
          <w:sz w:val="30"/>
          <w:szCs w:val="30"/>
        </w:rPr>
      </w:pPr>
      <w:ins w:id="1285" w:author="Luiz Fernando Moura" w:date="2015-03-11T09:32:00Z">
        <w:r>
          <w:rPr>
            <w:rFonts w:ascii="Arial" w:hAnsi="Arial"/>
            <w:b/>
            <w:w w:val="106"/>
            <w:sz w:val="30"/>
            <w:szCs w:val="30"/>
          </w:rPr>
          <w:t>Valor Total do Negócio Imobiliário</w:t>
        </w:r>
        <w:r w:rsidR="005C01FE">
          <w:rPr>
            <w:rFonts w:ascii="Arial" w:hAnsi="Arial"/>
            <w:b/>
            <w:w w:val="106"/>
            <w:sz w:val="30"/>
            <w:szCs w:val="30"/>
          </w:rPr>
          <w:t xml:space="preserve"> </w:t>
        </w:r>
        <w:r w:rsidR="005C01FE" w:rsidRPr="005C01FE">
          <w:rPr>
            <w:rFonts w:ascii="Arial" w:hAnsi="Arial"/>
            <w:w w:val="106"/>
            <w:sz w:val="30"/>
            <w:szCs w:val="30"/>
            <w:rPrChange w:id="1286" w:author="Luiz Fernando Moura" w:date="2015-03-11T09:32:00Z">
              <w:rPr>
                <w:rFonts w:ascii="Arial" w:hAnsi="Arial"/>
                <w:b/>
                <w:w w:val="106"/>
                <w:sz w:val="30"/>
                <w:szCs w:val="30"/>
              </w:rPr>
            </w:rPrChange>
          </w:rPr>
          <w:t>-</w:t>
        </w:r>
        <w:r w:rsidR="005C01FE">
          <w:rPr>
            <w:rFonts w:ascii="Arial" w:hAnsi="Arial"/>
            <w:w w:val="106"/>
            <w:sz w:val="30"/>
            <w:szCs w:val="30"/>
          </w:rPr>
          <w:t xml:space="preserve">  É o valor que consta na tabela de vendas e na publicidade dos empreendimentos imobili</w:t>
        </w:r>
      </w:ins>
      <w:ins w:id="1287" w:author="Luiz Fernando Moura" w:date="2015-03-11T09:33:00Z">
        <w:r w:rsidR="005C01FE">
          <w:rPr>
            <w:rFonts w:ascii="Arial" w:hAnsi="Arial"/>
            <w:w w:val="106"/>
            <w:sz w:val="30"/>
            <w:szCs w:val="30"/>
          </w:rPr>
          <w:t xml:space="preserve">ários. Nele está incluído o valor da comissão de venda, ainda que este valor, por acordo entre as partes, seja pago pelo comprador, diretamente </w:t>
        </w:r>
      </w:ins>
      <w:ins w:id="1288" w:author="Luiz Fernando Moura" w:date="2015-03-11T09:34:00Z">
        <w:r w:rsidR="005C01FE">
          <w:rPr>
            <w:rFonts w:ascii="Arial" w:hAnsi="Arial"/>
            <w:w w:val="106"/>
            <w:sz w:val="30"/>
            <w:szCs w:val="30"/>
          </w:rPr>
          <w:t>às empresas imobiliárias e(ou) corretores que participem da intermediação do neg</w:t>
        </w:r>
      </w:ins>
      <w:ins w:id="1289" w:author="Luiz Fernando Moura" w:date="2015-03-11T09:35:00Z">
        <w:r w:rsidR="005C01FE">
          <w:rPr>
            <w:rFonts w:ascii="Arial" w:hAnsi="Arial"/>
            <w:w w:val="106"/>
            <w:sz w:val="30"/>
            <w:szCs w:val="30"/>
          </w:rPr>
          <w:t>ócio.</w:t>
        </w:r>
      </w:ins>
    </w:p>
    <w:p w14:paraId="23AA4076" w14:textId="77777777" w:rsidR="007F3C6E" w:rsidRDefault="00002CBD">
      <w:pPr>
        <w:ind w:left="708"/>
        <w:jc w:val="both"/>
        <w:rPr>
          <w:rFonts w:ascii="Arial" w:hAnsi="Arial"/>
          <w:w w:val="106"/>
          <w:sz w:val="30"/>
          <w:szCs w:val="30"/>
        </w:rPr>
      </w:pPr>
      <w:r w:rsidRPr="00FA6585">
        <w:rPr>
          <w:rFonts w:ascii="Arial" w:hAnsi="Arial"/>
          <w:b/>
          <w:w w:val="106"/>
          <w:sz w:val="30"/>
          <w:szCs w:val="30"/>
        </w:rPr>
        <w:t>Vistoria para financiamento</w:t>
      </w:r>
      <w:r w:rsidR="00986328">
        <w:rPr>
          <w:rFonts w:ascii="Arial" w:hAnsi="Arial"/>
          <w:w w:val="106"/>
          <w:sz w:val="30"/>
          <w:szCs w:val="30"/>
        </w:rPr>
        <w:t xml:space="preserve"> – </w:t>
      </w:r>
      <w:r w:rsidRPr="00FA6585">
        <w:rPr>
          <w:rFonts w:ascii="Arial" w:hAnsi="Arial"/>
          <w:w w:val="106"/>
          <w:sz w:val="30"/>
          <w:szCs w:val="30"/>
        </w:rPr>
        <w:t xml:space="preserve">Este termo é também utilizado para designar as inspeções que os peritos designados pelos bancos efetuam nas obras por eles financiadas. </w:t>
      </w:r>
    </w:p>
    <w:p w14:paraId="5577A5F0" w14:textId="77777777" w:rsidR="007F3C6E" w:rsidRDefault="00002CBD">
      <w:pPr>
        <w:ind w:left="708"/>
        <w:jc w:val="both"/>
        <w:rPr>
          <w:rFonts w:ascii="Arial" w:hAnsi="Arial"/>
          <w:w w:val="106"/>
          <w:sz w:val="30"/>
          <w:szCs w:val="30"/>
        </w:rPr>
      </w:pPr>
      <w:r w:rsidRPr="00FA6585">
        <w:rPr>
          <w:rFonts w:ascii="Arial" w:hAnsi="Arial"/>
          <w:b/>
          <w:w w:val="106"/>
          <w:sz w:val="30"/>
          <w:szCs w:val="30"/>
        </w:rPr>
        <w:t xml:space="preserve">Vistoria de </w:t>
      </w:r>
      <w:r w:rsidR="00624903">
        <w:rPr>
          <w:rFonts w:ascii="Arial" w:hAnsi="Arial"/>
          <w:b/>
          <w:w w:val="106"/>
          <w:sz w:val="30"/>
          <w:szCs w:val="30"/>
        </w:rPr>
        <w:t>Habite-se</w:t>
      </w:r>
      <w:r w:rsidR="00986328">
        <w:rPr>
          <w:rFonts w:ascii="Arial" w:hAnsi="Arial"/>
          <w:b/>
          <w:w w:val="106"/>
          <w:sz w:val="30"/>
          <w:szCs w:val="30"/>
        </w:rPr>
        <w:t xml:space="preserve"> – </w:t>
      </w:r>
      <w:r w:rsidRPr="00FA6585">
        <w:rPr>
          <w:rFonts w:ascii="Arial" w:hAnsi="Arial"/>
          <w:w w:val="106"/>
          <w:sz w:val="30"/>
          <w:szCs w:val="30"/>
        </w:rPr>
        <w:t xml:space="preserve">Inspeção feita pela Prefeitura, para verificar se o prédio urbano está conforme o projeto aprovado. </w:t>
      </w:r>
    </w:p>
    <w:p w14:paraId="6A25D56E" w14:textId="77777777" w:rsidR="007F3C6E" w:rsidRDefault="00002CBD">
      <w:pPr>
        <w:ind w:left="708"/>
        <w:jc w:val="both"/>
        <w:rPr>
          <w:rFonts w:ascii="Arial" w:hAnsi="Arial"/>
          <w:w w:val="106"/>
          <w:sz w:val="30"/>
          <w:szCs w:val="30"/>
        </w:rPr>
      </w:pPr>
      <w:r w:rsidRPr="00FA6585">
        <w:rPr>
          <w:rFonts w:ascii="Arial" w:hAnsi="Arial"/>
          <w:b/>
          <w:w w:val="106"/>
          <w:sz w:val="30"/>
          <w:szCs w:val="30"/>
        </w:rPr>
        <w:t>Zoneamento</w:t>
      </w:r>
      <w:r w:rsidR="00986328">
        <w:rPr>
          <w:rFonts w:ascii="Arial" w:hAnsi="Arial"/>
          <w:w w:val="106"/>
          <w:sz w:val="30"/>
          <w:szCs w:val="30"/>
        </w:rPr>
        <w:t xml:space="preserve"> – </w:t>
      </w:r>
      <w:r w:rsidRPr="00FA6585">
        <w:rPr>
          <w:rFonts w:ascii="Arial" w:hAnsi="Arial"/>
          <w:w w:val="106"/>
          <w:sz w:val="30"/>
          <w:szCs w:val="30"/>
        </w:rPr>
        <w:t>Divisão de um município em zonas com características urbanísticas (destinação, tipo de construção e de atividade) específicas: residencial, comercial, mista (comercial e residencial), industrial, área de proteção do ambiente cultural, de preservação de mananciais</w:t>
      </w:r>
      <w:r w:rsidR="001137AA">
        <w:rPr>
          <w:rFonts w:ascii="Arial" w:hAnsi="Arial"/>
          <w:w w:val="106"/>
          <w:sz w:val="30"/>
          <w:szCs w:val="30"/>
        </w:rPr>
        <w:t>,</w:t>
      </w:r>
      <w:r w:rsidRPr="00FA6585">
        <w:rPr>
          <w:rFonts w:ascii="Arial" w:hAnsi="Arial"/>
          <w:w w:val="106"/>
          <w:sz w:val="30"/>
          <w:szCs w:val="30"/>
        </w:rPr>
        <w:t xml:space="preserve"> etc. </w:t>
      </w:r>
    </w:p>
    <w:p w14:paraId="4879D6B8" w14:textId="77777777" w:rsidR="00802DAC" w:rsidRPr="00FA6585" w:rsidRDefault="00802DAC" w:rsidP="001137AA">
      <w:pPr>
        <w:jc w:val="both"/>
        <w:rPr>
          <w:rFonts w:ascii="Arial" w:hAnsi="Arial" w:cs="Arial"/>
          <w:sz w:val="30"/>
          <w:szCs w:val="30"/>
        </w:rPr>
      </w:pPr>
    </w:p>
    <w:sectPr w:rsidR="00802DAC" w:rsidRPr="00FA6585" w:rsidSect="00F906A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André" w:date="2015-03-09T11:36:00Z" w:initials="A">
    <w:p w14:paraId="1DF25514" w14:textId="77777777" w:rsidR="00AE5643" w:rsidRDefault="00AE5643">
      <w:pPr>
        <w:pStyle w:val="Textodecomentrio"/>
      </w:pPr>
      <w:r>
        <w:rPr>
          <w:rStyle w:val="Refdecomentrio"/>
        </w:rPr>
        <w:annotationRef/>
      </w:r>
      <w:r>
        <w:t>Atualizar nome</w:t>
      </w:r>
    </w:p>
  </w:comment>
  <w:comment w:id="303" w:author="André" w:date="2015-03-09T11:36:00Z" w:initials="A">
    <w:p w14:paraId="74B693F7" w14:textId="77777777" w:rsidR="00AE5643" w:rsidRDefault="00AE5643">
      <w:pPr>
        <w:pStyle w:val="Textodecomentrio"/>
      </w:pPr>
      <w:r>
        <w:rPr>
          <w:rStyle w:val="Refdecomentrio"/>
        </w:rPr>
        <w:annotationRef/>
      </w:r>
      <w:r>
        <w:t xml:space="preserve">Nota de rodapé incluída com base em direcionamentos da Tecnisa, de que referência é Condomínios e Incorporações. Ficha puxada de </w:t>
      </w:r>
      <w:r w:rsidRPr="00EC0B97">
        <w:t>https://books.google.com.br/books?id=1hGFZwEACAAJ&amp;dq=condomínio+e+incorporações+caio+mário&amp;hl=pt-BR&amp;sa=X&amp;ei=G6v9VLn8MIKagwS50oHADA&amp;redir_esc=y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F25514" w15:done="0"/>
  <w15:commentEx w15:paraId="74B693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9CD82" w14:textId="77777777" w:rsidR="00AE5643" w:rsidRDefault="00AE5643" w:rsidP="00DD6F0A">
      <w:pPr>
        <w:spacing w:after="0" w:line="240" w:lineRule="auto"/>
      </w:pPr>
      <w:r>
        <w:separator/>
      </w:r>
    </w:p>
  </w:endnote>
  <w:endnote w:type="continuationSeparator" w:id="0">
    <w:p w14:paraId="080BC0AC" w14:textId="77777777" w:rsidR="00AE5643" w:rsidRDefault="00AE5643"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710CC" w14:textId="77777777" w:rsidR="00AE5643" w:rsidRDefault="00AE5643" w:rsidP="00DD6F0A">
      <w:pPr>
        <w:spacing w:after="0" w:line="240" w:lineRule="auto"/>
      </w:pPr>
      <w:r>
        <w:separator/>
      </w:r>
    </w:p>
  </w:footnote>
  <w:footnote w:type="continuationSeparator" w:id="0">
    <w:p w14:paraId="07BD4ED1" w14:textId="77777777" w:rsidR="00AE5643" w:rsidRDefault="00AE5643" w:rsidP="00DD6F0A">
      <w:pPr>
        <w:spacing w:after="0" w:line="240" w:lineRule="auto"/>
      </w:pPr>
      <w:r>
        <w:continuationSeparator/>
      </w:r>
    </w:p>
  </w:footnote>
  <w:footnote w:id="1">
    <w:p w14:paraId="253EA865" w14:textId="77777777" w:rsidR="00AE5643" w:rsidDel="009E7BBE" w:rsidRDefault="00AE5643" w:rsidP="00DD6F0A">
      <w:pPr>
        <w:jc w:val="both"/>
        <w:rPr>
          <w:del w:id="300" w:author="André" w:date="2015-03-09T11:21:00Z"/>
          <w:rFonts w:ascii="Arial" w:eastAsia="BatangChe" w:hAnsi="Arial" w:cs="Arial"/>
          <w:iCs/>
          <w:sz w:val="24"/>
          <w:szCs w:val="24"/>
          <w:highlight w:val="yellow"/>
        </w:rPr>
      </w:pPr>
      <w:r>
        <w:rPr>
          <w:rStyle w:val="Refdenotaderodap"/>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14:paraId="6FCEF864" w14:textId="77777777" w:rsidR="00AE5643" w:rsidRDefault="00AE5643">
      <w:pPr>
        <w:jc w:val="both"/>
        <w:pPrChange w:id="301" w:author="André" w:date="2015-03-09T11:21:00Z">
          <w:pPr>
            <w:pStyle w:val="Textodenotaderodap"/>
          </w:pPr>
        </w:pPrChange>
      </w:pPr>
    </w:p>
  </w:footnote>
  <w:footnote w:id="2">
    <w:p w14:paraId="721BFC07" w14:textId="77777777" w:rsidR="00AE5643" w:rsidRDefault="00AE5643">
      <w:pPr>
        <w:pStyle w:val="Textodenotaderodap"/>
      </w:pPr>
      <w:ins w:id="306" w:author="André" w:date="2015-03-09T11:20:00Z">
        <w:r>
          <w:rPr>
            <w:rStyle w:val="Refdenotaderodap"/>
          </w:rPr>
          <w:footnoteRef/>
        </w:r>
        <w:r>
          <w:t xml:space="preserve"> Condomínio e Incorporações, </w:t>
        </w:r>
      </w:ins>
      <w:ins w:id="307" w:author="André" w:date="2015-03-09T11:21:00Z">
        <w:r>
          <w:t xml:space="preserve">10ª edição, </w:t>
        </w:r>
      </w:ins>
      <w:ins w:id="308" w:author="André" w:date="2015-03-09T11:20:00Z">
        <w:r>
          <w:t xml:space="preserve">Caio Mário da Silva Pereira, </w:t>
        </w:r>
      </w:ins>
      <w:ins w:id="309" w:author="André" w:date="2015-03-09T11:21:00Z">
        <w:r>
          <w:t>Forense, 1996</w:t>
        </w:r>
      </w:ins>
    </w:p>
  </w:footnote>
  <w:footnote w:id="3">
    <w:p w14:paraId="36A0815E" w14:textId="77777777" w:rsidR="00AE5643" w:rsidRPr="00896C26" w:rsidRDefault="00AE5643" w:rsidP="005A1FA6">
      <w:pPr>
        <w:pStyle w:val="PargrafodaLista"/>
        <w:spacing w:after="240" w:line="276" w:lineRule="auto"/>
        <w:ind w:left="0"/>
        <w:jc w:val="both"/>
        <w:rPr>
          <w:rFonts w:ascii="Arial" w:hAnsi="Arial" w:cs="Arial"/>
        </w:rPr>
      </w:pPr>
      <w:r w:rsidRPr="00896C26">
        <w:rPr>
          <w:rStyle w:val="Refdenotaderodap"/>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4">
    <w:p w14:paraId="468FD17C" w14:textId="77777777" w:rsidR="00AE5643" w:rsidRPr="00423053" w:rsidRDefault="00AE5643" w:rsidP="005A1FA6">
      <w:pPr>
        <w:pStyle w:val="Textodenotaderodap"/>
        <w:rPr>
          <w:rFonts w:ascii="Arial" w:hAnsi="Arial" w:cs="Arial"/>
          <w:spacing w:val="-2"/>
        </w:rPr>
      </w:pPr>
      <w:r>
        <w:rPr>
          <w:rStyle w:val="Refdenotaderodap"/>
        </w:rPr>
        <w:footnoteRef/>
      </w:r>
      <w:r>
        <w:t xml:space="preserve"> </w:t>
      </w:r>
      <w:r w:rsidRPr="00423053">
        <w:rPr>
          <w:rFonts w:ascii="Arial" w:hAnsi="Arial" w:cs="Arial"/>
        </w:rPr>
        <w:t>A</w:t>
      </w:r>
      <w:r w:rsidRPr="00423053">
        <w:rPr>
          <w:rFonts w:ascii="Arial" w:hAnsi="Arial" w:cs="Arial"/>
          <w:spacing w:val="-2"/>
        </w:rPr>
        <w:t>rtigo 724</w:t>
      </w:r>
    </w:p>
    <w:p w14:paraId="16644FD3" w14:textId="77777777" w:rsidR="00AE5643" w:rsidRPr="00423053" w:rsidRDefault="00AE5643" w:rsidP="005A1FA6">
      <w:pPr>
        <w:pStyle w:val="Textodenotaderodap"/>
        <w:rPr>
          <w:rFonts w:ascii="Arial" w:hAnsi="Arial" w:cs="Arial"/>
        </w:rPr>
      </w:pPr>
    </w:p>
  </w:footnote>
  <w:footnote w:id="5">
    <w:p w14:paraId="215719F6" w14:textId="77777777" w:rsidR="00AE5643" w:rsidRPr="00423053" w:rsidRDefault="00AE5643" w:rsidP="005A1FA6">
      <w:pPr>
        <w:pStyle w:val="Textodenotaderodap"/>
        <w:rPr>
          <w:rFonts w:ascii="Arial" w:hAnsi="Arial" w:cs="Arial"/>
        </w:rPr>
      </w:pPr>
      <w:r w:rsidRPr="00423053">
        <w:rPr>
          <w:rStyle w:val="Refdenotaderodap"/>
          <w:rFonts w:ascii="Arial" w:hAnsi="Arial" w:cs="Arial"/>
        </w:rPr>
        <w:footnoteRef/>
      </w:r>
      <w:r w:rsidRPr="00423053">
        <w:rPr>
          <w:rFonts w:ascii="Arial" w:hAnsi="Arial" w:cs="Arial"/>
        </w:rPr>
        <w:t xml:space="preserve">  Contratos, Ed. Forense, pg. 474</w:t>
      </w:r>
    </w:p>
  </w:footnote>
  <w:footnote w:id="6">
    <w:p w14:paraId="258BB0B6" w14:textId="77777777" w:rsidR="00AE5643" w:rsidRPr="00136185" w:rsidDel="000E7DDE" w:rsidRDefault="00AE5643">
      <w:pPr>
        <w:pStyle w:val="Textodenotaderodap"/>
        <w:rPr>
          <w:del w:id="580" w:author="Fabio B" w:date="2015-03-10T11:24:00Z"/>
          <w:rFonts w:ascii="Arial" w:hAnsi="Arial" w:cs="Arial"/>
        </w:rPr>
      </w:pPr>
      <w:del w:id="581" w:author="Fabio B" w:date="2015-03-10T11:24:00Z">
        <w:r w:rsidRPr="00136185" w:rsidDel="000E7DDE">
          <w:rPr>
            <w:rStyle w:val="Refdenotaderodap"/>
            <w:rFonts w:ascii="Arial" w:hAnsi="Arial" w:cs="Arial"/>
          </w:rPr>
          <w:footnoteRef/>
        </w:r>
        <w:r w:rsidRPr="00136185" w:rsidDel="000E7DDE">
          <w:rPr>
            <w:rFonts w:ascii="Arial" w:hAnsi="Arial" w:cs="Arial"/>
          </w:rPr>
          <w:delText xml:space="preserve"> Fonte: Abecip (http://www.abecip.org.br)</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0406D78"/>
    <w:multiLevelType w:val="hybridMultilevel"/>
    <w:tmpl w:val="99E6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2"/>
  </w:num>
  <w:num w:numId="9">
    <w:abstractNumId w:val="1"/>
  </w:num>
  <w:num w:numId="10">
    <w:abstractNumId w:val="5"/>
  </w:num>
  <w:num w:numId="11">
    <w:abstractNumId w:val="10"/>
  </w:num>
  <w:num w:numId="12">
    <w:abstractNumId w:val="0"/>
  </w:num>
  <w:num w:numId="1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io B">
    <w15:presenceInfo w15:providerId="Windows Live" w15:userId="aaf8b95a3af8c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C5"/>
    <w:rsid w:val="00002CBD"/>
    <w:rsid w:val="00015D65"/>
    <w:rsid w:val="00023FFA"/>
    <w:rsid w:val="000368A7"/>
    <w:rsid w:val="000377A1"/>
    <w:rsid w:val="00043944"/>
    <w:rsid w:val="00043BA7"/>
    <w:rsid w:val="00044E8E"/>
    <w:rsid w:val="00045FD2"/>
    <w:rsid w:val="00047DB4"/>
    <w:rsid w:val="0006413D"/>
    <w:rsid w:val="0006433D"/>
    <w:rsid w:val="000711F2"/>
    <w:rsid w:val="00083F42"/>
    <w:rsid w:val="00086CC9"/>
    <w:rsid w:val="000916AC"/>
    <w:rsid w:val="000958EB"/>
    <w:rsid w:val="00095BEB"/>
    <w:rsid w:val="00095E4A"/>
    <w:rsid w:val="000A5816"/>
    <w:rsid w:val="000A75D7"/>
    <w:rsid w:val="000B1A26"/>
    <w:rsid w:val="000D1165"/>
    <w:rsid w:val="000D69D4"/>
    <w:rsid w:val="000E7DDE"/>
    <w:rsid w:val="000F11BC"/>
    <w:rsid w:val="000F6AC8"/>
    <w:rsid w:val="00105FB2"/>
    <w:rsid w:val="001137AA"/>
    <w:rsid w:val="00114638"/>
    <w:rsid w:val="00115377"/>
    <w:rsid w:val="001240D9"/>
    <w:rsid w:val="00126197"/>
    <w:rsid w:val="0012787D"/>
    <w:rsid w:val="00133653"/>
    <w:rsid w:val="00136185"/>
    <w:rsid w:val="00136E5C"/>
    <w:rsid w:val="00143D64"/>
    <w:rsid w:val="001474AE"/>
    <w:rsid w:val="00155182"/>
    <w:rsid w:val="00161084"/>
    <w:rsid w:val="001635CF"/>
    <w:rsid w:val="00163783"/>
    <w:rsid w:val="00173634"/>
    <w:rsid w:val="00183707"/>
    <w:rsid w:val="00183CD7"/>
    <w:rsid w:val="0018458C"/>
    <w:rsid w:val="00186EBB"/>
    <w:rsid w:val="001975A4"/>
    <w:rsid w:val="001A1225"/>
    <w:rsid w:val="001A5E40"/>
    <w:rsid w:val="001B1153"/>
    <w:rsid w:val="001B5E24"/>
    <w:rsid w:val="001C0EFD"/>
    <w:rsid w:val="001C181E"/>
    <w:rsid w:val="001C18BC"/>
    <w:rsid w:val="001C3C7A"/>
    <w:rsid w:val="001C4922"/>
    <w:rsid w:val="001C6CB2"/>
    <w:rsid w:val="001D027C"/>
    <w:rsid w:val="001D530E"/>
    <w:rsid w:val="001D567D"/>
    <w:rsid w:val="001E443F"/>
    <w:rsid w:val="001F40E9"/>
    <w:rsid w:val="001F49C0"/>
    <w:rsid w:val="00201CFA"/>
    <w:rsid w:val="00202C48"/>
    <w:rsid w:val="00203BD2"/>
    <w:rsid w:val="00207483"/>
    <w:rsid w:val="00212753"/>
    <w:rsid w:val="002137D9"/>
    <w:rsid w:val="00217E89"/>
    <w:rsid w:val="00233630"/>
    <w:rsid w:val="002361B5"/>
    <w:rsid w:val="00236BCD"/>
    <w:rsid w:val="00236F0B"/>
    <w:rsid w:val="0024442C"/>
    <w:rsid w:val="00245056"/>
    <w:rsid w:val="002502EA"/>
    <w:rsid w:val="00250467"/>
    <w:rsid w:val="00253C34"/>
    <w:rsid w:val="00254517"/>
    <w:rsid w:val="002646C3"/>
    <w:rsid w:val="00265D7D"/>
    <w:rsid w:val="00297427"/>
    <w:rsid w:val="002A0EBF"/>
    <w:rsid w:val="002A2E31"/>
    <w:rsid w:val="002A6FB7"/>
    <w:rsid w:val="002A78C5"/>
    <w:rsid w:val="002B07A9"/>
    <w:rsid w:val="002B227E"/>
    <w:rsid w:val="002C25DD"/>
    <w:rsid w:val="002C5512"/>
    <w:rsid w:val="002D0642"/>
    <w:rsid w:val="002D2E58"/>
    <w:rsid w:val="002D320D"/>
    <w:rsid w:val="002D384B"/>
    <w:rsid w:val="002D4768"/>
    <w:rsid w:val="002D5FB3"/>
    <w:rsid w:val="002E45DA"/>
    <w:rsid w:val="002F2926"/>
    <w:rsid w:val="002F2B65"/>
    <w:rsid w:val="002F2C56"/>
    <w:rsid w:val="002F49B1"/>
    <w:rsid w:val="00312F25"/>
    <w:rsid w:val="00315339"/>
    <w:rsid w:val="00315E45"/>
    <w:rsid w:val="00320A45"/>
    <w:rsid w:val="0032639C"/>
    <w:rsid w:val="00327959"/>
    <w:rsid w:val="00327E5A"/>
    <w:rsid w:val="00337569"/>
    <w:rsid w:val="00341291"/>
    <w:rsid w:val="00346DC7"/>
    <w:rsid w:val="003479BB"/>
    <w:rsid w:val="00351382"/>
    <w:rsid w:val="00351E0E"/>
    <w:rsid w:val="00354213"/>
    <w:rsid w:val="00370413"/>
    <w:rsid w:val="0037472F"/>
    <w:rsid w:val="003822BE"/>
    <w:rsid w:val="003833FD"/>
    <w:rsid w:val="00383F2B"/>
    <w:rsid w:val="00386094"/>
    <w:rsid w:val="003A0C22"/>
    <w:rsid w:val="003A42D6"/>
    <w:rsid w:val="003A47DB"/>
    <w:rsid w:val="003B0E76"/>
    <w:rsid w:val="003B5351"/>
    <w:rsid w:val="003C3329"/>
    <w:rsid w:val="003C46E9"/>
    <w:rsid w:val="003C46EF"/>
    <w:rsid w:val="003C628B"/>
    <w:rsid w:val="003C7C56"/>
    <w:rsid w:val="003C7EAC"/>
    <w:rsid w:val="003D40A6"/>
    <w:rsid w:val="003E4E0A"/>
    <w:rsid w:val="003F0F6B"/>
    <w:rsid w:val="003F2410"/>
    <w:rsid w:val="003F5591"/>
    <w:rsid w:val="003F59FC"/>
    <w:rsid w:val="003F6D1D"/>
    <w:rsid w:val="003F743B"/>
    <w:rsid w:val="0040178D"/>
    <w:rsid w:val="00406D63"/>
    <w:rsid w:val="00417C87"/>
    <w:rsid w:val="00421C26"/>
    <w:rsid w:val="004260AA"/>
    <w:rsid w:val="004314BC"/>
    <w:rsid w:val="00434F11"/>
    <w:rsid w:val="00436097"/>
    <w:rsid w:val="00436498"/>
    <w:rsid w:val="00444539"/>
    <w:rsid w:val="00446086"/>
    <w:rsid w:val="004510F2"/>
    <w:rsid w:val="004542AC"/>
    <w:rsid w:val="00455B7D"/>
    <w:rsid w:val="0045674A"/>
    <w:rsid w:val="0046231F"/>
    <w:rsid w:val="004623E0"/>
    <w:rsid w:val="004655F9"/>
    <w:rsid w:val="0047367B"/>
    <w:rsid w:val="00476AB3"/>
    <w:rsid w:val="00482DC4"/>
    <w:rsid w:val="00486CA0"/>
    <w:rsid w:val="00493426"/>
    <w:rsid w:val="00493912"/>
    <w:rsid w:val="00495A05"/>
    <w:rsid w:val="00496A61"/>
    <w:rsid w:val="004B0794"/>
    <w:rsid w:val="004B3E82"/>
    <w:rsid w:val="004B6DE1"/>
    <w:rsid w:val="004C003C"/>
    <w:rsid w:val="004C23E9"/>
    <w:rsid w:val="004C4746"/>
    <w:rsid w:val="004C568A"/>
    <w:rsid w:val="004C70B4"/>
    <w:rsid w:val="004D17D0"/>
    <w:rsid w:val="004D5352"/>
    <w:rsid w:val="004E653A"/>
    <w:rsid w:val="004F69E4"/>
    <w:rsid w:val="00500D69"/>
    <w:rsid w:val="00502E47"/>
    <w:rsid w:val="005117EE"/>
    <w:rsid w:val="005276B6"/>
    <w:rsid w:val="00527B88"/>
    <w:rsid w:val="00531A62"/>
    <w:rsid w:val="00535C64"/>
    <w:rsid w:val="005362E2"/>
    <w:rsid w:val="005404D5"/>
    <w:rsid w:val="00541A86"/>
    <w:rsid w:val="00542A09"/>
    <w:rsid w:val="0054439F"/>
    <w:rsid w:val="0055468F"/>
    <w:rsid w:val="00557F69"/>
    <w:rsid w:val="00562448"/>
    <w:rsid w:val="005636DA"/>
    <w:rsid w:val="005649E9"/>
    <w:rsid w:val="00572382"/>
    <w:rsid w:val="00577C10"/>
    <w:rsid w:val="00583D7D"/>
    <w:rsid w:val="00593987"/>
    <w:rsid w:val="00594397"/>
    <w:rsid w:val="005947BB"/>
    <w:rsid w:val="005A0513"/>
    <w:rsid w:val="005A1FA6"/>
    <w:rsid w:val="005A3842"/>
    <w:rsid w:val="005A40E2"/>
    <w:rsid w:val="005A4348"/>
    <w:rsid w:val="005B080B"/>
    <w:rsid w:val="005B1872"/>
    <w:rsid w:val="005B449E"/>
    <w:rsid w:val="005B4D64"/>
    <w:rsid w:val="005C01FE"/>
    <w:rsid w:val="005C0986"/>
    <w:rsid w:val="005D160D"/>
    <w:rsid w:val="005D24D1"/>
    <w:rsid w:val="005E29FE"/>
    <w:rsid w:val="00605171"/>
    <w:rsid w:val="00605D67"/>
    <w:rsid w:val="0060654A"/>
    <w:rsid w:val="00616280"/>
    <w:rsid w:val="00622C40"/>
    <w:rsid w:val="00624903"/>
    <w:rsid w:val="00626DD4"/>
    <w:rsid w:val="00633CE3"/>
    <w:rsid w:val="00634708"/>
    <w:rsid w:val="00636012"/>
    <w:rsid w:val="00636CF9"/>
    <w:rsid w:val="006523C5"/>
    <w:rsid w:val="00652602"/>
    <w:rsid w:val="0065596E"/>
    <w:rsid w:val="00656271"/>
    <w:rsid w:val="006607C0"/>
    <w:rsid w:val="00671646"/>
    <w:rsid w:val="00673ABD"/>
    <w:rsid w:val="00675876"/>
    <w:rsid w:val="006758EF"/>
    <w:rsid w:val="006900FE"/>
    <w:rsid w:val="00697D04"/>
    <w:rsid w:val="006A0383"/>
    <w:rsid w:val="006B214F"/>
    <w:rsid w:val="006B35F6"/>
    <w:rsid w:val="006B65D7"/>
    <w:rsid w:val="006D25C7"/>
    <w:rsid w:val="006D617C"/>
    <w:rsid w:val="006E0A43"/>
    <w:rsid w:val="006E11F6"/>
    <w:rsid w:val="006E54D6"/>
    <w:rsid w:val="006E5879"/>
    <w:rsid w:val="006E6484"/>
    <w:rsid w:val="006E79A3"/>
    <w:rsid w:val="006F12C6"/>
    <w:rsid w:val="00700315"/>
    <w:rsid w:val="00701BE3"/>
    <w:rsid w:val="007045A0"/>
    <w:rsid w:val="00707182"/>
    <w:rsid w:val="0070744C"/>
    <w:rsid w:val="00713A44"/>
    <w:rsid w:val="00713F7F"/>
    <w:rsid w:val="00714CBA"/>
    <w:rsid w:val="00716CAA"/>
    <w:rsid w:val="007177F5"/>
    <w:rsid w:val="0072736C"/>
    <w:rsid w:val="00731BB5"/>
    <w:rsid w:val="00734BFE"/>
    <w:rsid w:val="007360F6"/>
    <w:rsid w:val="00752467"/>
    <w:rsid w:val="007531AC"/>
    <w:rsid w:val="007563E8"/>
    <w:rsid w:val="007568B5"/>
    <w:rsid w:val="00757262"/>
    <w:rsid w:val="007613C4"/>
    <w:rsid w:val="00761599"/>
    <w:rsid w:val="00761B1D"/>
    <w:rsid w:val="00763AD1"/>
    <w:rsid w:val="0076421E"/>
    <w:rsid w:val="0077120F"/>
    <w:rsid w:val="007732FB"/>
    <w:rsid w:val="00774DC6"/>
    <w:rsid w:val="00775A5A"/>
    <w:rsid w:val="0077662A"/>
    <w:rsid w:val="0079548C"/>
    <w:rsid w:val="0079565A"/>
    <w:rsid w:val="007A106E"/>
    <w:rsid w:val="007A5FA6"/>
    <w:rsid w:val="007B02E7"/>
    <w:rsid w:val="007B51AA"/>
    <w:rsid w:val="007C1A20"/>
    <w:rsid w:val="007C236E"/>
    <w:rsid w:val="007C3F5E"/>
    <w:rsid w:val="007D5343"/>
    <w:rsid w:val="007D592B"/>
    <w:rsid w:val="007D6323"/>
    <w:rsid w:val="007E0BC7"/>
    <w:rsid w:val="007E6674"/>
    <w:rsid w:val="007F1684"/>
    <w:rsid w:val="007F38A9"/>
    <w:rsid w:val="007F3C6E"/>
    <w:rsid w:val="00802DAC"/>
    <w:rsid w:val="00807BD3"/>
    <w:rsid w:val="00810734"/>
    <w:rsid w:val="00813A24"/>
    <w:rsid w:val="008147AB"/>
    <w:rsid w:val="00814F52"/>
    <w:rsid w:val="00841C77"/>
    <w:rsid w:val="0084469F"/>
    <w:rsid w:val="00846546"/>
    <w:rsid w:val="008517A8"/>
    <w:rsid w:val="008541D5"/>
    <w:rsid w:val="008550A0"/>
    <w:rsid w:val="00867102"/>
    <w:rsid w:val="008705B1"/>
    <w:rsid w:val="0087382F"/>
    <w:rsid w:val="00873AC4"/>
    <w:rsid w:val="00880D6D"/>
    <w:rsid w:val="00883AD5"/>
    <w:rsid w:val="00891C54"/>
    <w:rsid w:val="0089337E"/>
    <w:rsid w:val="00897CE1"/>
    <w:rsid w:val="008B1261"/>
    <w:rsid w:val="008B3CF0"/>
    <w:rsid w:val="008C0052"/>
    <w:rsid w:val="008C2492"/>
    <w:rsid w:val="008C39D5"/>
    <w:rsid w:val="008C5961"/>
    <w:rsid w:val="008C604D"/>
    <w:rsid w:val="008C7104"/>
    <w:rsid w:val="008D089B"/>
    <w:rsid w:val="008D26E9"/>
    <w:rsid w:val="008E44A7"/>
    <w:rsid w:val="008E67FE"/>
    <w:rsid w:val="008F5A99"/>
    <w:rsid w:val="008F6B78"/>
    <w:rsid w:val="0090564D"/>
    <w:rsid w:val="00907BBA"/>
    <w:rsid w:val="00912252"/>
    <w:rsid w:val="00915831"/>
    <w:rsid w:val="009179C6"/>
    <w:rsid w:val="00917A1A"/>
    <w:rsid w:val="00922AD3"/>
    <w:rsid w:val="00923403"/>
    <w:rsid w:val="0092362A"/>
    <w:rsid w:val="00931843"/>
    <w:rsid w:val="00936949"/>
    <w:rsid w:val="00955F09"/>
    <w:rsid w:val="00957977"/>
    <w:rsid w:val="0096130B"/>
    <w:rsid w:val="00963E1C"/>
    <w:rsid w:val="009760CF"/>
    <w:rsid w:val="009818CE"/>
    <w:rsid w:val="00983578"/>
    <w:rsid w:val="00984EF4"/>
    <w:rsid w:val="00986328"/>
    <w:rsid w:val="009912B6"/>
    <w:rsid w:val="009A2793"/>
    <w:rsid w:val="009A28BE"/>
    <w:rsid w:val="009A461B"/>
    <w:rsid w:val="009A73DE"/>
    <w:rsid w:val="009B2647"/>
    <w:rsid w:val="009B3267"/>
    <w:rsid w:val="009B548A"/>
    <w:rsid w:val="009B64AF"/>
    <w:rsid w:val="009C03AA"/>
    <w:rsid w:val="009C6E07"/>
    <w:rsid w:val="009D5956"/>
    <w:rsid w:val="009E6652"/>
    <w:rsid w:val="009E7169"/>
    <w:rsid w:val="009E7BBE"/>
    <w:rsid w:val="009F0197"/>
    <w:rsid w:val="009F1923"/>
    <w:rsid w:val="00A0049D"/>
    <w:rsid w:val="00A03CFC"/>
    <w:rsid w:val="00A06065"/>
    <w:rsid w:val="00A12A74"/>
    <w:rsid w:val="00A1630A"/>
    <w:rsid w:val="00A17C77"/>
    <w:rsid w:val="00A2157F"/>
    <w:rsid w:val="00A22C66"/>
    <w:rsid w:val="00A2396D"/>
    <w:rsid w:val="00A25CD4"/>
    <w:rsid w:val="00A31C0F"/>
    <w:rsid w:val="00A36D5C"/>
    <w:rsid w:val="00A40DA7"/>
    <w:rsid w:val="00A41016"/>
    <w:rsid w:val="00A44007"/>
    <w:rsid w:val="00A50327"/>
    <w:rsid w:val="00A53A32"/>
    <w:rsid w:val="00A545FE"/>
    <w:rsid w:val="00A66760"/>
    <w:rsid w:val="00A7603D"/>
    <w:rsid w:val="00A80C60"/>
    <w:rsid w:val="00A81275"/>
    <w:rsid w:val="00A836EB"/>
    <w:rsid w:val="00A84C3D"/>
    <w:rsid w:val="00A91035"/>
    <w:rsid w:val="00A911E8"/>
    <w:rsid w:val="00AA1D2C"/>
    <w:rsid w:val="00AA2401"/>
    <w:rsid w:val="00AC0A6B"/>
    <w:rsid w:val="00AC47F2"/>
    <w:rsid w:val="00AD081C"/>
    <w:rsid w:val="00AD1198"/>
    <w:rsid w:val="00AD2A1E"/>
    <w:rsid w:val="00AD652A"/>
    <w:rsid w:val="00AD6726"/>
    <w:rsid w:val="00AD6F7F"/>
    <w:rsid w:val="00AD7D4F"/>
    <w:rsid w:val="00AE51F5"/>
    <w:rsid w:val="00AE5643"/>
    <w:rsid w:val="00AE61AA"/>
    <w:rsid w:val="00AF2A40"/>
    <w:rsid w:val="00AF34A7"/>
    <w:rsid w:val="00B044AC"/>
    <w:rsid w:val="00B10668"/>
    <w:rsid w:val="00B12EC2"/>
    <w:rsid w:val="00B25E50"/>
    <w:rsid w:val="00B25FCB"/>
    <w:rsid w:val="00B312B5"/>
    <w:rsid w:val="00B3171A"/>
    <w:rsid w:val="00B346D9"/>
    <w:rsid w:val="00B34BE8"/>
    <w:rsid w:val="00B34C33"/>
    <w:rsid w:val="00B34E72"/>
    <w:rsid w:val="00B37FC7"/>
    <w:rsid w:val="00B43593"/>
    <w:rsid w:val="00B47047"/>
    <w:rsid w:val="00B50120"/>
    <w:rsid w:val="00B54157"/>
    <w:rsid w:val="00B56E3A"/>
    <w:rsid w:val="00B60B1C"/>
    <w:rsid w:val="00B63003"/>
    <w:rsid w:val="00B6569A"/>
    <w:rsid w:val="00B75796"/>
    <w:rsid w:val="00B76D03"/>
    <w:rsid w:val="00B814F2"/>
    <w:rsid w:val="00B834FE"/>
    <w:rsid w:val="00B83514"/>
    <w:rsid w:val="00B865FE"/>
    <w:rsid w:val="00BA4346"/>
    <w:rsid w:val="00BB4ABC"/>
    <w:rsid w:val="00BC4E37"/>
    <w:rsid w:val="00BC793C"/>
    <w:rsid w:val="00BD1FB9"/>
    <w:rsid w:val="00BD3982"/>
    <w:rsid w:val="00BE598A"/>
    <w:rsid w:val="00BE70FE"/>
    <w:rsid w:val="00BF074A"/>
    <w:rsid w:val="00BF1C5D"/>
    <w:rsid w:val="00BF57D4"/>
    <w:rsid w:val="00C00FC5"/>
    <w:rsid w:val="00C0467F"/>
    <w:rsid w:val="00C06BCE"/>
    <w:rsid w:val="00C11CCE"/>
    <w:rsid w:val="00C17646"/>
    <w:rsid w:val="00C17FED"/>
    <w:rsid w:val="00C20946"/>
    <w:rsid w:val="00C413CD"/>
    <w:rsid w:val="00C52646"/>
    <w:rsid w:val="00C52A18"/>
    <w:rsid w:val="00C60AAA"/>
    <w:rsid w:val="00C734D1"/>
    <w:rsid w:val="00C74D96"/>
    <w:rsid w:val="00C80C4B"/>
    <w:rsid w:val="00C92783"/>
    <w:rsid w:val="00C93CE9"/>
    <w:rsid w:val="00C970B3"/>
    <w:rsid w:val="00CA49E1"/>
    <w:rsid w:val="00CA73DF"/>
    <w:rsid w:val="00CB1A4E"/>
    <w:rsid w:val="00CB242D"/>
    <w:rsid w:val="00CC3B39"/>
    <w:rsid w:val="00CC734A"/>
    <w:rsid w:val="00CD5C01"/>
    <w:rsid w:val="00CE5FE5"/>
    <w:rsid w:val="00CF72E7"/>
    <w:rsid w:val="00CF74D7"/>
    <w:rsid w:val="00D030AF"/>
    <w:rsid w:val="00D16F66"/>
    <w:rsid w:val="00D22376"/>
    <w:rsid w:val="00D34661"/>
    <w:rsid w:val="00D350B9"/>
    <w:rsid w:val="00D41D6D"/>
    <w:rsid w:val="00D44CFD"/>
    <w:rsid w:val="00D45A76"/>
    <w:rsid w:val="00D46342"/>
    <w:rsid w:val="00D535A5"/>
    <w:rsid w:val="00D60015"/>
    <w:rsid w:val="00D659DE"/>
    <w:rsid w:val="00D73B56"/>
    <w:rsid w:val="00D73EEE"/>
    <w:rsid w:val="00D74D7C"/>
    <w:rsid w:val="00D8646D"/>
    <w:rsid w:val="00D91EF0"/>
    <w:rsid w:val="00D93752"/>
    <w:rsid w:val="00DA17AE"/>
    <w:rsid w:val="00DA269B"/>
    <w:rsid w:val="00DA51CB"/>
    <w:rsid w:val="00DA6B11"/>
    <w:rsid w:val="00DB0363"/>
    <w:rsid w:val="00DB4293"/>
    <w:rsid w:val="00DB6B7B"/>
    <w:rsid w:val="00DB7947"/>
    <w:rsid w:val="00DD1997"/>
    <w:rsid w:val="00DD2343"/>
    <w:rsid w:val="00DD3DF0"/>
    <w:rsid w:val="00DD4A78"/>
    <w:rsid w:val="00DD6F0A"/>
    <w:rsid w:val="00DE1F7E"/>
    <w:rsid w:val="00DE740E"/>
    <w:rsid w:val="00DF5702"/>
    <w:rsid w:val="00E01C99"/>
    <w:rsid w:val="00E02557"/>
    <w:rsid w:val="00E04752"/>
    <w:rsid w:val="00E07C88"/>
    <w:rsid w:val="00E16B04"/>
    <w:rsid w:val="00E20EB4"/>
    <w:rsid w:val="00E21894"/>
    <w:rsid w:val="00E23DFF"/>
    <w:rsid w:val="00E50716"/>
    <w:rsid w:val="00E53898"/>
    <w:rsid w:val="00E54F75"/>
    <w:rsid w:val="00E55E53"/>
    <w:rsid w:val="00E77247"/>
    <w:rsid w:val="00E820BB"/>
    <w:rsid w:val="00E87BAF"/>
    <w:rsid w:val="00E97593"/>
    <w:rsid w:val="00EA36B6"/>
    <w:rsid w:val="00EA3CB6"/>
    <w:rsid w:val="00EA7092"/>
    <w:rsid w:val="00EB2514"/>
    <w:rsid w:val="00EB65A1"/>
    <w:rsid w:val="00EB684C"/>
    <w:rsid w:val="00EC0B97"/>
    <w:rsid w:val="00ED049C"/>
    <w:rsid w:val="00ED1A5F"/>
    <w:rsid w:val="00ED77F5"/>
    <w:rsid w:val="00EE0A4E"/>
    <w:rsid w:val="00EF1B45"/>
    <w:rsid w:val="00EF3F5F"/>
    <w:rsid w:val="00EF62EB"/>
    <w:rsid w:val="00EF78D7"/>
    <w:rsid w:val="00F072DE"/>
    <w:rsid w:val="00F119B6"/>
    <w:rsid w:val="00F1330C"/>
    <w:rsid w:val="00F14765"/>
    <w:rsid w:val="00F168FE"/>
    <w:rsid w:val="00F33EC9"/>
    <w:rsid w:val="00F36DF9"/>
    <w:rsid w:val="00F37255"/>
    <w:rsid w:val="00F37C7D"/>
    <w:rsid w:val="00F37FAA"/>
    <w:rsid w:val="00F44458"/>
    <w:rsid w:val="00F47BDE"/>
    <w:rsid w:val="00F70263"/>
    <w:rsid w:val="00F73483"/>
    <w:rsid w:val="00F8016A"/>
    <w:rsid w:val="00F8585A"/>
    <w:rsid w:val="00F86F26"/>
    <w:rsid w:val="00F906AD"/>
    <w:rsid w:val="00F90775"/>
    <w:rsid w:val="00F919A0"/>
    <w:rsid w:val="00F9408C"/>
    <w:rsid w:val="00FA0BD1"/>
    <w:rsid w:val="00FA147E"/>
    <w:rsid w:val="00FA2077"/>
    <w:rsid w:val="00FA284C"/>
    <w:rsid w:val="00FA6585"/>
    <w:rsid w:val="00FB2564"/>
    <w:rsid w:val="00FC1700"/>
    <w:rsid w:val="00FC2609"/>
    <w:rsid w:val="00FC3AD0"/>
    <w:rsid w:val="00FD0A02"/>
    <w:rsid w:val="00FD123F"/>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046E2B"/>
  <w15:docId w15:val="{16FDD47C-9A1F-4EA0-B793-F6C016FF0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58C"/>
    <w:pPr>
      <w:spacing w:after="160" w:line="259"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845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458C"/>
    <w:rPr>
      <w:rFonts w:ascii="Tahoma" w:hAnsi="Tahoma" w:cs="Tahoma"/>
      <w:sz w:val="16"/>
      <w:szCs w:val="16"/>
    </w:rPr>
  </w:style>
  <w:style w:type="character" w:styleId="Hyperlink">
    <w:name w:val="Hyperlink"/>
    <w:basedOn w:val="Fontepargpadro"/>
    <w:uiPriority w:val="99"/>
    <w:unhideWhenUsed/>
    <w:rsid w:val="008F6B78"/>
    <w:rPr>
      <w:color w:val="0000FF" w:themeColor="hyperlink"/>
      <w:u w:val="single"/>
    </w:rPr>
  </w:style>
  <w:style w:type="character" w:styleId="nfase">
    <w:name w:val="Emphasis"/>
    <w:basedOn w:val="Fontepargpadro"/>
    <w:uiPriority w:val="20"/>
    <w:qFormat/>
    <w:rsid w:val="00DD6F0A"/>
    <w:rPr>
      <w:i/>
      <w:iCs/>
    </w:rPr>
  </w:style>
  <w:style w:type="paragraph" w:styleId="PargrafodaLista">
    <w:name w:val="List Paragraph"/>
    <w:basedOn w:val="Normal"/>
    <w:uiPriority w:val="34"/>
    <w:qFormat/>
    <w:rsid w:val="00DD6F0A"/>
    <w:pPr>
      <w:spacing w:after="0" w:line="240" w:lineRule="auto"/>
      <w:ind w:left="720"/>
    </w:pPr>
    <w:rPr>
      <w:rFonts w:ascii="Calibri" w:hAnsi="Calibri" w:cs="Times New Roman"/>
      <w:lang w:eastAsia="pt-BR"/>
    </w:rPr>
  </w:style>
  <w:style w:type="paragraph" w:styleId="Textodenotaderodap">
    <w:name w:val="footnote text"/>
    <w:basedOn w:val="Normal"/>
    <w:link w:val="TextodenotaderodapChar"/>
    <w:uiPriority w:val="99"/>
    <w:unhideWhenUsed/>
    <w:rsid w:val="00DD6F0A"/>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DD6F0A"/>
    <w:rPr>
      <w:sz w:val="20"/>
      <w:szCs w:val="20"/>
    </w:rPr>
  </w:style>
  <w:style w:type="character" w:styleId="Refdenotaderodap">
    <w:name w:val="footnote reference"/>
    <w:basedOn w:val="Fontepargpadro"/>
    <w:uiPriority w:val="99"/>
    <w:semiHidden/>
    <w:unhideWhenUsed/>
    <w:rsid w:val="00DD6F0A"/>
    <w:rPr>
      <w:vertAlign w:val="superscript"/>
    </w:rPr>
  </w:style>
  <w:style w:type="character" w:customStyle="1" w:styleId="apple-converted-space">
    <w:name w:val="apple-converted-space"/>
    <w:basedOn w:val="Fontepargpadro"/>
    <w:rsid w:val="00DD6F0A"/>
  </w:style>
  <w:style w:type="character" w:customStyle="1" w:styleId="il">
    <w:name w:val="il"/>
    <w:basedOn w:val="Fontepargpadro"/>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Cabealho">
    <w:name w:val="header"/>
    <w:basedOn w:val="Normal"/>
    <w:link w:val="CabealhoChar"/>
    <w:uiPriority w:val="99"/>
    <w:unhideWhenUsed/>
    <w:rsid w:val="00A2396D"/>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A2396D"/>
  </w:style>
  <w:style w:type="paragraph" w:styleId="Rodap">
    <w:name w:val="footer"/>
    <w:basedOn w:val="Normal"/>
    <w:link w:val="RodapChar"/>
    <w:uiPriority w:val="99"/>
    <w:unhideWhenUsed/>
    <w:rsid w:val="00A2396D"/>
    <w:pPr>
      <w:tabs>
        <w:tab w:val="center" w:pos="4320"/>
        <w:tab w:val="right" w:pos="8640"/>
      </w:tabs>
      <w:spacing w:after="0" w:line="240" w:lineRule="auto"/>
    </w:pPr>
  </w:style>
  <w:style w:type="character" w:customStyle="1" w:styleId="RodapChar">
    <w:name w:val="Rodapé Char"/>
    <w:basedOn w:val="Fontepargpadro"/>
    <w:link w:val="Rodap"/>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Refdecomentrio">
    <w:name w:val="annotation reference"/>
    <w:basedOn w:val="Fontepargpadro"/>
    <w:uiPriority w:val="99"/>
    <w:semiHidden/>
    <w:unhideWhenUsed/>
    <w:rsid w:val="007A106E"/>
    <w:rPr>
      <w:sz w:val="18"/>
      <w:szCs w:val="18"/>
    </w:rPr>
  </w:style>
  <w:style w:type="paragraph" w:styleId="Textodecomentrio">
    <w:name w:val="annotation text"/>
    <w:basedOn w:val="Normal"/>
    <w:link w:val="TextodecomentrioChar"/>
    <w:uiPriority w:val="99"/>
    <w:semiHidden/>
    <w:unhideWhenUsed/>
    <w:rsid w:val="007A106E"/>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7A106E"/>
    <w:rPr>
      <w:sz w:val="24"/>
      <w:szCs w:val="24"/>
    </w:rPr>
  </w:style>
  <w:style w:type="paragraph" w:styleId="Assuntodocomentrio">
    <w:name w:val="annotation subject"/>
    <w:basedOn w:val="Textodecomentrio"/>
    <w:next w:val="Textodecomentrio"/>
    <w:link w:val="AssuntodocomentrioChar"/>
    <w:uiPriority w:val="99"/>
    <w:semiHidden/>
    <w:unhideWhenUsed/>
    <w:rsid w:val="007A106E"/>
    <w:rPr>
      <w:b/>
      <w:bCs/>
      <w:sz w:val="20"/>
      <w:szCs w:val="20"/>
    </w:rPr>
  </w:style>
  <w:style w:type="character" w:customStyle="1" w:styleId="AssuntodocomentrioChar">
    <w:name w:val="Assunto do comentário Char"/>
    <w:basedOn w:val="TextodecomentrioChar"/>
    <w:link w:val="Assuntodocomentrio"/>
    <w:uiPriority w:val="99"/>
    <w:semiHidden/>
    <w:rsid w:val="007A106E"/>
    <w:rPr>
      <w:b/>
      <w:bCs/>
      <w:sz w:val="20"/>
      <w:szCs w:val="20"/>
    </w:rPr>
  </w:style>
  <w:style w:type="paragraph" w:styleId="Reviso">
    <w:name w:val="Revision"/>
    <w:hidden/>
    <w:uiPriority w:val="99"/>
    <w:semiHidden/>
    <w:rsid w:val="005636DA"/>
    <w:pPr>
      <w:spacing w:after="0" w:line="240" w:lineRule="auto"/>
    </w:pPr>
  </w:style>
  <w:style w:type="paragraph" w:styleId="Textodenotadefim">
    <w:name w:val="endnote text"/>
    <w:basedOn w:val="Normal"/>
    <w:link w:val="TextodenotadefimChar"/>
    <w:uiPriority w:val="99"/>
    <w:semiHidden/>
    <w:unhideWhenUsed/>
    <w:rsid w:val="009E7BBE"/>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9E7BBE"/>
    <w:rPr>
      <w:sz w:val="20"/>
      <w:szCs w:val="20"/>
    </w:rPr>
  </w:style>
  <w:style w:type="character" w:styleId="Refdenotadefim">
    <w:name w:val="endnote reference"/>
    <w:basedOn w:val="Fontepargpadro"/>
    <w:uiPriority w:val="99"/>
    <w:semiHidden/>
    <w:unhideWhenUsed/>
    <w:rsid w:val="009E7B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layout/>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c:v>
                </c:pt>
                <c:pt idx="1">
                  <c:v>4532</c:v>
                </c:pt>
                <c:pt idx="2">
                  <c:v>5027</c:v>
                </c:pt>
                <c:pt idx="3">
                  <c:v>5445</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c:v>
                </c:pt>
                <c:pt idx="1">
                  <c:v>1526</c:v>
                </c:pt>
                <c:pt idx="2">
                  <c:v>1624</c:v>
                </c:pt>
                <c:pt idx="3">
                  <c:v>1840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c:v>
                </c:pt>
                <c:pt idx="1">
                  <c:v>286</c:v>
                </c:pt>
                <c:pt idx="2">
                  <c:v>282</c:v>
                </c:pt>
                <c:pt idx="3">
                  <c:v>299</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c:v>
                </c:pt>
                <c:pt idx="1">
                  <c:v>631</c:v>
                </c:pt>
                <c:pt idx="2">
                  <c:v>696</c:v>
                </c:pt>
                <c:pt idx="3">
                  <c:v>754</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c:v>
                </c:pt>
                <c:pt idx="1">
                  <c:v>204</c:v>
                </c:pt>
                <c:pt idx="2">
                  <c:v>233</c:v>
                </c:pt>
                <c:pt idx="3">
                  <c:v>265</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c:v>
                </c:pt>
                <c:pt idx="1">
                  <c:v>244</c:v>
                </c:pt>
                <c:pt idx="2">
                  <c:v>262</c:v>
                </c:pt>
                <c:pt idx="3">
                  <c:v>285</c:v>
                </c:pt>
              </c:numCache>
            </c:numRef>
          </c:val>
        </c:ser>
        <c:dLbls>
          <c:showLegendKey val="0"/>
          <c:showVal val="0"/>
          <c:showCatName val="0"/>
          <c:showSerName val="0"/>
          <c:showPercent val="0"/>
          <c:showBubbleSize val="0"/>
        </c:dLbls>
        <c:gapWidth val="219"/>
        <c:overlap val="-27"/>
        <c:axId val="469049192"/>
        <c:axId val="469056640"/>
      </c:barChart>
      <c:catAx>
        <c:axId val="469049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469056640"/>
        <c:crosses val="autoZero"/>
        <c:auto val="1"/>
        <c:lblAlgn val="ctr"/>
        <c:lblOffset val="100"/>
        <c:noMultiLvlLbl val="0"/>
      </c:catAx>
      <c:valAx>
        <c:axId val="4690566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4690491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layout/>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Plan1!$H$3:$K$3</c:f>
              <c:numCache>
                <c:formatCode>#,##0</c:formatCode>
                <c:ptCount val="4"/>
                <c:pt idx="0">
                  <c:v>949</c:v>
                </c:pt>
                <c:pt idx="1">
                  <c:v>1126</c:v>
                </c:pt>
                <c:pt idx="2">
                  <c:v>1200</c:v>
                </c:pt>
                <c:pt idx="3">
                  <c:v>1409</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Plan1!$H$4:$K$4</c:f>
              <c:numCache>
                <c:formatCode>#,##0</c:formatCode>
                <c:ptCount val="4"/>
                <c:pt idx="0">
                  <c:v>496</c:v>
                </c:pt>
                <c:pt idx="1">
                  <c:v>592</c:v>
                </c:pt>
                <c:pt idx="2">
                  <c:v>748</c:v>
                </c:pt>
                <c:pt idx="3">
                  <c:v>787</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Plan1!$H$6:$K$6</c:f>
              <c:numCache>
                <c:formatCode>#,##0</c:formatCode>
                <c:ptCount val="4"/>
                <c:pt idx="0">
                  <c:v>153</c:v>
                </c:pt>
                <c:pt idx="1">
                  <c:v>187</c:v>
                </c:pt>
                <c:pt idx="2">
                  <c:v>214</c:v>
                </c:pt>
                <c:pt idx="3">
                  <c:v>235</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Plan1!$H$5:$K$5</c:f>
              <c:numCache>
                <c:formatCode>#,##0</c:formatCode>
                <c:ptCount val="4"/>
                <c:pt idx="0">
                  <c:v>209</c:v>
                </c:pt>
                <c:pt idx="1">
                  <c:v>262</c:v>
                </c:pt>
                <c:pt idx="2">
                  <c:v>309</c:v>
                </c:pt>
                <c:pt idx="3">
                  <c:v>350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Plan1!$H$8:$K$8</c:f>
              <c:numCache>
                <c:formatCode>#,##0</c:formatCode>
                <c:ptCount val="4"/>
                <c:pt idx="0">
                  <c:v>47</c:v>
                </c:pt>
                <c:pt idx="1">
                  <c:v>60</c:v>
                </c:pt>
                <c:pt idx="2">
                  <c:v>74</c:v>
                </c:pt>
                <c:pt idx="3">
                  <c:v>85</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Plan1!$H$7:$K$7</c:f>
              <c:numCache>
                <c:formatCode>#,##0</c:formatCode>
                <c:ptCount val="4"/>
                <c:pt idx="0">
                  <c:v>126</c:v>
                </c:pt>
                <c:pt idx="1">
                  <c:v>171</c:v>
                </c:pt>
                <c:pt idx="2">
                  <c:v>151</c:v>
                </c:pt>
                <c:pt idx="3">
                  <c:v>218</c:v>
                </c:pt>
              </c:numCache>
            </c:numRef>
          </c:val>
        </c:ser>
        <c:dLbls>
          <c:showLegendKey val="0"/>
          <c:showVal val="0"/>
          <c:showCatName val="0"/>
          <c:showSerName val="0"/>
          <c:showPercent val="0"/>
          <c:showBubbleSize val="0"/>
        </c:dLbls>
        <c:gapWidth val="219"/>
        <c:overlap val="-27"/>
        <c:axId val="469049976"/>
        <c:axId val="469052720"/>
      </c:barChart>
      <c:catAx>
        <c:axId val="469049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469052720"/>
        <c:crosses val="autoZero"/>
        <c:auto val="1"/>
        <c:lblAlgn val="ctr"/>
        <c:lblOffset val="100"/>
        <c:noMultiLvlLbl val="0"/>
      </c:catAx>
      <c:valAx>
        <c:axId val="469052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4690499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0311EE-7007-4C5A-8A1B-EB7859AC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17555</Words>
  <Characters>94803</Characters>
  <Application>Microsoft Office Word</Application>
  <DocSecurity>4</DocSecurity>
  <Lines>790</Lines>
  <Paragraphs>224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Fabio B</cp:lastModifiedBy>
  <cp:revision>2</cp:revision>
  <cp:lastPrinted>2014-11-18T17:58:00Z</cp:lastPrinted>
  <dcterms:created xsi:type="dcterms:W3CDTF">2015-03-11T13:15:00Z</dcterms:created>
  <dcterms:modified xsi:type="dcterms:W3CDTF">2015-03-11T13:15:00Z</dcterms:modified>
</cp:coreProperties>
</file>